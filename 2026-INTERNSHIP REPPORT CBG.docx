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DBB22">
      <w:pPr>
        <w:rPr>
          <w:ins w:id="0" w:author="Mohamed Asbour Kaba Diakité" w:date="2026-02-11T21:39:14Z"/>
          <w:rFonts w:hint="default"/>
          <w:lang w:val="fr-FR"/>
        </w:rPr>
      </w:pPr>
      <w:ins w:id="1" w:author="Mohamed Asbour Kaba Diakité" w:date="2026-02-11T21:30:57Z">
        <w:r>
          <w:rPr>
            <w:rFonts w:hint="default"/>
            <w:lang w:val="fr-FR"/>
          </w:rPr>
          <w:t>Th</w:t>
        </w:r>
      </w:ins>
      <w:ins w:id="2" w:author="Mohamed Asbour Kaba Diakité" w:date="2026-02-11T21:30:58Z">
        <w:r>
          <w:rPr>
            <w:rFonts w:hint="default"/>
            <w:lang w:val="fr-FR"/>
          </w:rPr>
          <w:t xml:space="preserve">is </w:t>
        </w:r>
      </w:ins>
      <w:ins w:id="3" w:author="Mohamed Asbour Kaba Diakité" w:date="2026-02-11T21:31:11Z">
        <w:r>
          <w:rPr>
            <w:rFonts w:hint="default"/>
            <w:lang w:val="fr-FR"/>
          </w:rPr>
          <w:t>fi</w:t>
        </w:r>
      </w:ins>
      <w:ins w:id="4" w:author="Mohamed Asbour Kaba Diakité" w:date="2026-02-11T21:31:12Z">
        <w:r>
          <w:rPr>
            <w:rFonts w:hint="default"/>
            <w:lang w:val="fr-FR"/>
          </w:rPr>
          <w:t xml:space="preserve">le </w:t>
        </w:r>
      </w:ins>
      <w:ins w:id="5" w:author="Mohamed Asbour Kaba Diakité" w:date="2026-02-11T21:31:13Z">
        <w:r>
          <w:rPr>
            <w:rFonts w:hint="default"/>
            <w:lang w:val="fr-FR"/>
          </w:rPr>
          <w:t>i</w:t>
        </w:r>
      </w:ins>
      <w:ins w:id="6" w:author="Mohamed Asbour Kaba Diakité" w:date="2026-02-11T21:31:15Z">
        <w:r>
          <w:rPr>
            <w:rFonts w:hint="default"/>
            <w:lang w:val="fr-FR"/>
          </w:rPr>
          <w:t>s</w:t>
        </w:r>
      </w:ins>
      <w:ins w:id="7" w:author="Mohamed Asbour Kaba Diakité" w:date="2026-02-11T21:31:16Z">
        <w:r>
          <w:rPr>
            <w:rFonts w:hint="default"/>
            <w:lang w:val="fr-FR"/>
          </w:rPr>
          <w:t xml:space="preserve"> ab</w:t>
        </w:r>
      </w:ins>
      <w:ins w:id="8" w:author="Mohamed Asbour Kaba Diakité" w:date="2026-02-11T21:31:17Z">
        <w:r>
          <w:rPr>
            <w:rFonts w:hint="default"/>
            <w:lang w:val="fr-FR"/>
          </w:rPr>
          <w:t>out</w:t>
        </w:r>
      </w:ins>
      <w:ins w:id="9" w:author="Mohamed Asbour Kaba Diakité" w:date="2026-02-11T21:31:18Z">
        <w:r>
          <w:rPr>
            <w:rFonts w:hint="default"/>
            <w:lang w:val="fr-FR"/>
          </w:rPr>
          <w:t xml:space="preserve"> </w:t>
        </w:r>
      </w:ins>
      <w:ins w:id="10" w:author="Mohamed Asbour Kaba Diakité" w:date="2026-02-11T21:31:19Z">
        <w:r>
          <w:rPr>
            <w:rFonts w:hint="default"/>
            <w:lang w:val="fr-FR"/>
          </w:rPr>
          <w:t>edi</w:t>
        </w:r>
      </w:ins>
      <w:ins w:id="11" w:author="Mohamed Asbour Kaba Diakité" w:date="2026-02-11T21:31:20Z">
        <w:r>
          <w:rPr>
            <w:rFonts w:hint="default"/>
            <w:lang w:val="fr-FR"/>
          </w:rPr>
          <w:t>tin</w:t>
        </w:r>
        <w:commentRangeStart w:id="0"/>
        <w:r>
          <w:rPr>
            <w:rFonts w:hint="default"/>
            <w:lang w:val="fr-FR"/>
          </w:rPr>
          <w:t>g</w:t>
        </w:r>
      </w:ins>
      <w:ins w:id="12" w:author="Mohamed Asbour Kaba Diakité" w:date="2026-02-11T21:31:21Z">
        <w:r>
          <w:rPr>
            <w:rFonts w:hint="default"/>
            <w:lang w:val="fr-FR"/>
          </w:rPr>
          <w:t xml:space="preserve"> </w:t>
        </w:r>
      </w:ins>
      <w:ins w:id="13" w:author="Mohamed Asbour Kaba Diakité" w:date="2026-02-11T21:31:22Z">
        <w:r>
          <w:rPr>
            <w:rFonts w:hint="default"/>
            <w:lang w:val="fr-FR"/>
          </w:rPr>
          <w:t>m</w:t>
        </w:r>
      </w:ins>
      <w:ins w:id="14" w:author="Mohamed Asbour Kaba Diakité" w:date="2026-02-11T21:31:23Z">
        <w:r>
          <w:rPr>
            <w:rFonts w:hint="default"/>
            <w:lang w:val="fr-FR"/>
          </w:rPr>
          <w:t xml:space="preserve">y </w:t>
        </w:r>
      </w:ins>
      <w:ins w:id="15" w:author="Mohamed Asbour Kaba Diakité" w:date="2026-02-11T21:31:33Z">
        <w:r>
          <w:rPr>
            <w:rFonts w:hint="default"/>
            <w:lang w:val="fr-FR"/>
          </w:rPr>
          <w:t>i</w:t>
        </w:r>
      </w:ins>
      <w:ins w:id="16" w:author="Mohamed Asbour Kaba Diakité" w:date="2026-02-11T21:31:34Z">
        <w:r>
          <w:rPr>
            <w:rFonts w:hint="default"/>
            <w:lang w:val="fr-FR"/>
          </w:rPr>
          <w:t>nter</w:t>
        </w:r>
      </w:ins>
      <w:ins w:id="17" w:author="Mohamed Asbour Kaba Diakité" w:date="2026-02-11T21:31:35Z">
        <w:r>
          <w:rPr>
            <w:rFonts w:hint="default"/>
            <w:lang w:val="fr-FR"/>
          </w:rPr>
          <w:t>n</w:t>
        </w:r>
      </w:ins>
      <w:ins w:id="18" w:author="Mohamed Asbour Kaba Diakité" w:date="2026-02-11T21:31:36Z">
        <w:r>
          <w:rPr>
            <w:rFonts w:hint="default"/>
            <w:lang w:val="fr-FR"/>
          </w:rPr>
          <w:t>sh</w:t>
        </w:r>
      </w:ins>
      <w:ins w:id="19" w:author="Mohamed Asbour Kaba Diakité" w:date="2026-02-11T21:31:37Z">
        <w:r>
          <w:rPr>
            <w:rFonts w:hint="default"/>
            <w:lang w:val="fr-FR"/>
          </w:rPr>
          <w:t>p</w:t>
        </w:r>
      </w:ins>
      <w:ins w:id="20" w:author="Mohamed Asbour Kaba Diakité" w:date="2026-02-11T21:31:38Z">
        <w:r>
          <w:rPr>
            <w:rFonts w:hint="default"/>
            <w:lang w:val="fr-FR"/>
          </w:rPr>
          <w:t xml:space="preserve"> </w:t>
        </w:r>
      </w:ins>
      <w:ins w:id="21" w:author="Mohamed Asbour Kaba Diakité" w:date="2026-02-11T21:31:24Z">
        <w:r>
          <w:rPr>
            <w:rFonts w:hint="default"/>
            <w:lang w:val="fr-FR"/>
          </w:rPr>
          <w:t>re</w:t>
        </w:r>
      </w:ins>
      <w:ins w:id="22" w:author="Mohamed Asbour Kaba Diakité" w:date="2026-02-11T21:31:25Z">
        <w:r>
          <w:rPr>
            <w:rFonts w:hint="default"/>
            <w:lang w:val="fr-FR"/>
          </w:rPr>
          <w:t>pp</w:t>
        </w:r>
      </w:ins>
      <w:ins w:id="23" w:author="Mohamed Asbour Kaba Diakité" w:date="2026-02-11T21:31:26Z">
        <w:r>
          <w:rPr>
            <w:rFonts w:hint="default"/>
            <w:lang w:val="fr-FR"/>
          </w:rPr>
          <w:t>ort</w:t>
        </w:r>
      </w:ins>
      <w:ins w:id="24" w:author="Mohamed Asbour Kaba Diakité" w:date="2026-02-11T21:31:42Z">
        <w:r>
          <w:rPr>
            <w:rFonts w:hint="default"/>
            <w:lang w:val="fr-FR"/>
          </w:rPr>
          <w:t xml:space="preserve"> f</w:t>
        </w:r>
      </w:ins>
      <w:ins w:id="25" w:author="Mohamed Asbour Kaba Diakité" w:date="2026-02-11T21:31:44Z">
        <w:r>
          <w:rPr>
            <w:rFonts w:hint="default"/>
            <w:lang w:val="fr-FR"/>
          </w:rPr>
          <w:t>or</w:t>
        </w:r>
      </w:ins>
      <w:ins w:id="26" w:author="Mohamed Asbour Kaba Diakité" w:date="2026-02-11T21:31:45Z">
        <w:r>
          <w:rPr>
            <w:rFonts w:hint="default"/>
            <w:lang w:val="fr-FR"/>
          </w:rPr>
          <w:t xml:space="preserve"> </w:t>
        </w:r>
      </w:ins>
      <w:ins w:id="27" w:author="Mohamed Asbour Kaba Diakité" w:date="2026-02-11T21:31:46Z">
        <w:r>
          <w:rPr>
            <w:rFonts w:hint="default"/>
            <w:lang w:val="fr-FR"/>
          </w:rPr>
          <w:t>s</w:t>
        </w:r>
        <w:commentRangeEnd w:id="0"/>
      </w:ins>
      <w:r>
        <w:commentReference w:id="0"/>
      </w:r>
      <w:ins w:id="28" w:author="Mohamed Asbour Kaba Diakité" w:date="2026-02-11T21:31:46Z">
        <w:r>
          <w:rPr>
            <w:rFonts w:hint="default"/>
            <w:lang w:val="fr-FR"/>
          </w:rPr>
          <w:t>ucc</w:t>
        </w:r>
      </w:ins>
      <w:ins w:id="29" w:author="Mohamed Asbour Kaba Diakité" w:date="2026-02-11T21:31:47Z">
        <w:r>
          <w:rPr>
            <w:rFonts w:hint="default"/>
            <w:lang w:val="fr-FR"/>
          </w:rPr>
          <w:t>es</w:t>
        </w:r>
      </w:ins>
      <w:ins w:id="30" w:author="Mohamed Asbour Kaba Diakité" w:date="2026-02-11T21:31:48Z">
        <w:r>
          <w:rPr>
            <w:rFonts w:hint="default"/>
            <w:lang w:val="fr-FR"/>
          </w:rPr>
          <w:t>s</w:t>
        </w:r>
      </w:ins>
      <w:ins w:id="31" w:author="Mohamed Asbour Kaba Diakité" w:date="2026-02-11T21:31:53Z">
        <w:r>
          <w:rPr>
            <w:rFonts w:hint="default"/>
            <w:lang w:val="fr-FR"/>
          </w:rPr>
          <w:t>fu</w:t>
        </w:r>
      </w:ins>
      <w:ins w:id="32" w:author="Mohamed Asbour Kaba Diakité" w:date="2026-02-11T21:31:54Z">
        <w:r>
          <w:rPr>
            <w:rFonts w:hint="default"/>
            <w:lang w:val="fr-FR"/>
          </w:rPr>
          <w:t>l</w:t>
        </w:r>
      </w:ins>
      <w:ins w:id="33" w:author="Mohamed Asbour Kaba Diakité" w:date="2026-02-11T21:31:57Z">
        <w:r>
          <w:rPr>
            <w:rFonts w:hint="default"/>
            <w:lang w:val="fr-FR"/>
          </w:rPr>
          <w:t xml:space="preserve">l </w:t>
        </w:r>
      </w:ins>
      <w:ins w:id="34" w:author="Mohamed Asbour Kaba Diakité" w:date="2026-02-11T21:31:58Z">
        <w:r>
          <w:rPr>
            <w:rFonts w:hint="default"/>
            <w:lang w:val="fr-FR"/>
          </w:rPr>
          <w:t>re</w:t>
        </w:r>
      </w:ins>
      <w:ins w:id="35" w:author="Mohamed Asbour Kaba Diakité" w:date="2026-02-11T21:32:00Z">
        <w:r>
          <w:rPr>
            <w:rFonts w:hint="default"/>
            <w:lang w:val="fr-FR"/>
          </w:rPr>
          <w:t>su</w:t>
        </w:r>
      </w:ins>
      <w:ins w:id="36" w:author="Mohamed Asbour Kaba Diakité" w:date="2026-02-11T21:32:01Z">
        <w:r>
          <w:rPr>
            <w:rFonts w:hint="default"/>
            <w:lang w:val="fr-FR"/>
          </w:rPr>
          <w:t>lt</w:t>
        </w:r>
      </w:ins>
      <w:ins w:id="37" w:author="Mohamed Asbour Kaba Diakité" w:date="2026-02-11T21:31:27Z">
        <w:r>
          <w:rPr>
            <w:rFonts w:hint="default"/>
            <w:lang w:val="fr-FR"/>
          </w:rPr>
          <w:t xml:space="preserve"> </w:t>
        </w:r>
      </w:ins>
      <w:ins w:id="38" w:author="Mohamed Asbour Kaba Diakité" w:date="2026-02-11T21:39:08Z">
        <w:r>
          <w:rPr>
            <w:rFonts w:hint="default"/>
            <w:lang w:val="fr-FR"/>
          </w:rPr>
          <w:t>.</w:t>
        </w:r>
      </w:ins>
    </w:p>
    <w:p w14:paraId="07502EB7">
      <w:pPr>
        <w:rPr>
          <w:ins w:id="39" w:author="Mohamed Asbour Kaba Diakité" w:date="2026-02-14T12:40:00Z"/>
          <w:rFonts w:hint="default"/>
          <w:lang w:val="fr-FR"/>
        </w:rPr>
      </w:pPr>
    </w:p>
    <w:p w14:paraId="3D65086C">
      <w:pPr>
        <w:rPr>
          <w:ins w:id="40" w:author="Mohamed Asbour Kaba Diakité" w:date="2026-02-14T12:40:00Z"/>
          <w:rFonts w:hint="default"/>
          <w:lang w:val="fr-FR"/>
        </w:rPr>
      </w:pPr>
    </w:p>
    <w:p w14:paraId="5EA3BCCD">
      <w:pPr>
        <w:rPr>
          <w:ins w:id="41" w:author="Mohamed Asbour Kaba Diakité" w:date="2026-02-14T12:40:01Z"/>
          <w:rFonts w:hint="default"/>
          <w:lang w:val="fr-FR"/>
        </w:rPr>
      </w:pPr>
    </w:p>
    <w:p w14:paraId="3CF28F87">
      <w:pPr>
        <w:pStyle w:val="2"/>
        <w:keepNext w:val="0"/>
        <w:keepLines w:val="0"/>
        <w:widowControl/>
        <w:suppressLineNumbers w:val="0"/>
        <w:rPr>
          <w:ins w:id="42" w:author="Mohamed Asbour Kaba Diakité" w:date="2026-02-14T12:40:05Z"/>
        </w:rPr>
      </w:pPr>
      <w:ins w:id="43" w:author="Mohamed Asbour Kaba Diakité" w:date="2026-02-14T12:40:05Z">
        <w:r>
          <w:rPr>
            <w:rStyle w:val="6"/>
            <w:b/>
            <w:bCs/>
          </w:rPr>
          <w:t>Structure Recommandée pour Votre Rapport de Stage de 3 Mois</w:t>
        </w:r>
      </w:ins>
    </w:p>
    <w:p w14:paraId="7263F7A0">
      <w:pPr>
        <w:pStyle w:val="3"/>
        <w:keepNext w:val="0"/>
        <w:keepLines w:val="0"/>
        <w:widowControl/>
        <w:suppressLineNumbers w:val="0"/>
        <w:tabs>
          <w:tab w:val="left" w:pos="720"/>
        </w:tabs>
        <w:spacing w:before="0" w:beforeAutospacing="1" w:after="0" w:afterAutospacing="1"/>
        <w:ind w:left="1440"/>
        <w:rPr>
          <w:ins w:id="45" w:author="Mohamed Asbour Kaba Diakité" w:date="2026-02-14T12:40:05Z"/>
        </w:rPr>
        <w:pPrChange w:id="44" w:author="Mohamed Asbour Kaba Diakité" w:date="2026-02-14T12:46:10Z">
          <w:pPr>
            <w:keepNext w:val="0"/>
            <w:keepLines w:val="0"/>
            <w:widowControl/>
            <w:numPr>
              <w:ilvl w:val="0"/>
              <w:numId w:val="3"/>
            </w:numPr>
            <w:suppressLineNumbers w:val="0"/>
            <w:spacing w:before="0" w:beforeAutospacing="1" w:after="0" w:afterAutospacing="1"/>
            <w:ind w:left="1440" w:hanging="360"/>
          </w:pPr>
        </w:pPrChange>
      </w:pPr>
      <w:ins w:id="46" w:author="Mohamed Asbour Kaba Diakité" w:date="2026-02-14T12:40:05Z">
        <w:r>
          <w:rPr>
            <w:rStyle w:val="6"/>
            <w:b/>
            <w:bCs/>
          </w:rPr>
          <w:t>1. Page de Garde</w:t>
        </w:r>
      </w:ins>
    </w:p>
    <w:p w14:paraId="2E956231">
      <w:pPr>
        <w:pStyle w:val="9"/>
        <w:keepNext w:val="0"/>
        <w:keepLines w:val="0"/>
        <w:widowControl/>
        <w:suppressLineNumbers w:val="0"/>
        <w:tabs>
          <w:tab w:val="left" w:pos="720"/>
        </w:tabs>
        <w:spacing w:before="0" w:beforeAutospacing="1" w:after="0" w:afterAutospacing="1"/>
        <w:ind w:left="720"/>
        <w:rPr>
          <w:ins w:id="48" w:author="Mohamed Asbour Kaba Diakité" w:date="2026-02-14T12:40:05Z"/>
        </w:rPr>
        <w:pPrChange w:id="47" w:author="Mohamed Asbour Kaba Diakité" w:date="2026-02-14T12:46:08Z">
          <w:pPr>
            <w:keepNext w:val="0"/>
            <w:keepLines w:val="0"/>
            <w:widowControl/>
            <w:numPr>
              <w:ilvl w:val="0"/>
              <w:numId w:val="3"/>
            </w:numPr>
            <w:suppressLineNumbers w:val="0"/>
            <w:spacing w:before="0" w:beforeAutospacing="1" w:after="0" w:afterAutospacing="1"/>
            <w:ind w:left="1440" w:hanging="360"/>
          </w:pPr>
        </w:pPrChange>
      </w:pPr>
      <w:ins w:id="49" w:author="Mohamed Asbour Kaba Diakité" w:date="2026-02-14T12:40:05Z">
        <w:r>
          <w:rPr/>
          <w:t xml:space="preserve">Nom de l’entreprise : </w:t>
        </w:r>
      </w:ins>
      <w:ins w:id="50" w:author="Mohamed Asbour Kaba Diakité" w:date="2026-02-14T12:40:05Z">
        <w:r>
          <w:rPr>
            <w:rStyle w:val="6"/>
          </w:rPr>
          <w:t>CBG</w:t>
        </w:r>
      </w:ins>
    </w:p>
    <w:p w14:paraId="467A5BA6">
      <w:pPr>
        <w:pStyle w:val="9"/>
        <w:keepNext w:val="0"/>
        <w:keepLines w:val="0"/>
        <w:widowControl/>
        <w:suppressLineNumbers w:val="0"/>
        <w:tabs>
          <w:tab w:val="left" w:pos="720"/>
        </w:tabs>
        <w:spacing w:before="0" w:beforeAutospacing="1" w:after="0" w:afterAutospacing="1"/>
        <w:ind w:left="720"/>
        <w:rPr>
          <w:ins w:id="52" w:author="Mohamed Asbour Kaba Diakité" w:date="2026-02-14T12:40:05Z"/>
        </w:rPr>
        <w:pPrChange w:id="51" w:author="Mohamed Asbour Kaba Diakité" w:date="2026-02-14T12:46:05Z">
          <w:pPr>
            <w:keepNext w:val="0"/>
            <w:keepLines w:val="0"/>
            <w:widowControl/>
            <w:numPr>
              <w:ilvl w:val="0"/>
              <w:numId w:val="3"/>
            </w:numPr>
            <w:suppressLineNumbers w:val="0"/>
            <w:spacing w:before="0" w:beforeAutospacing="1" w:after="0" w:afterAutospacing="1"/>
            <w:ind w:left="1440" w:hanging="360"/>
          </w:pPr>
        </w:pPrChange>
      </w:pPr>
      <w:ins w:id="53" w:author="Mohamed Asbour Kaba Diakité" w:date="2026-02-14T12:40:05Z">
        <w:r>
          <w:rPr/>
          <w:t xml:space="preserve">Département : </w:t>
        </w:r>
      </w:ins>
      <w:ins w:id="54" w:author="Mohamed Asbour Kaba Diakité" w:date="2026-02-14T12:40:05Z">
        <w:r>
          <w:rPr>
            <w:rStyle w:val="6"/>
          </w:rPr>
          <w:t>D4402 Informatique</w:t>
        </w:r>
      </w:ins>
    </w:p>
    <w:p w14:paraId="452DCB5E">
      <w:pPr>
        <w:pStyle w:val="9"/>
        <w:keepNext w:val="0"/>
        <w:keepLines w:val="0"/>
        <w:widowControl/>
        <w:suppressLineNumbers w:val="0"/>
        <w:tabs>
          <w:tab w:val="left" w:pos="720"/>
        </w:tabs>
        <w:spacing w:before="0" w:beforeAutospacing="1" w:after="0" w:afterAutospacing="1"/>
        <w:ind w:left="720"/>
        <w:rPr>
          <w:ins w:id="56" w:author="Mohamed Asbour Kaba Diakité" w:date="2026-02-14T12:40:05Z"/>
        </w:rPr>
        <w:pPrChange w:id="55" w:author="Mohamed Asbour Kaba Diakité" w:date="2026-02-14T12:46:02Z">
          <w:pPr>
            <w:keepNext w:val="0"/>
            <w:keepLines w:val="0"/>
            <w:widowControl/>
            <w:numPr>
              <w:ilvl w:val="0"/>
              <w:numId w:val="3"/>
            </w:numPr>
            <w:suppressLineNumbers w:val="0"/>
            <w:spacing w:before="0" w:beforeAutospacing="1" w:after="0" w:afterAutospacing="1"/>
            <w:ind w:left="1440" w:hanging="360"/>
          </w:pPr>
        </w:pPrChange>
      </w:pPr>
      <w:ins w:id="57" w:author="Mohamed Asbour Kaba Diakité" w:date="2026-02-14T12:40:05Z">
        <w:r>
          <w:rPr/>
          <w:t>Votre nom</w:t>
        </w:r>
      </w:ins>
    </w:p>
    <w:p w14:paraId="1969C638">
      <w:pPr>
        <w:pStyle w:val="9"/>
        <w:keepNext w:val="0"/>
        <w:keepLines w:val="0"/>
        <w:widowControl/>
        <w:suppressLineNumbers w:val="0"/>
        <w:tabs>
          <w:tab w:val="left" w:pos="720"/>
        </w:tabs>
        <w:spacing w:before="0" w:beforeAutospacing="1" w:after="0" w:afterAutospacing="1"/>
        <w:ind w:left="720"/>
        <w:rPr>
          <w:ins w:id="59" w:author="Mohamed Asbour Kaba Diakité" w:date="2026-02-14T12:40:05Z"/>
        </w:rPr>
        <w:pPrChange w:id="58" w:author="Mohamed Asbour Kaba Diakité" w:date="2026-02-14T12:46:00Z">
          <w:pPr>
            <w:keepNext w:val="0"/>
            <w:keepLines w:val="0"/>
            <w:widowControl/>
            <w:numPr>
              <w:ilvl w:val="0"/>
              <w:numId w:val="3"/>
            </w:numPr>
            <w:suppressLineNumbers w:val="0"/>
            <w:spacing w:before="0" w:beforeAutospacing="1" w:after="0" w:afterAutospacing="1"/>
            <w:ind w:left="1440" w:hanging="360"/>
          </w:pPr>
        </w:pPrChange>
      </w:pPr>
      <w:ins w:id="60" w:author="Mohamed Asbour Kaba Diakité" w:date="2026-02-14T12:40:05Z">
        <w:r>
          <w:rPr/>
          <w:t>Période de stage (date de début – date de fin)</w:t>
        </w:r>
      </w:ins>
    </w:p>
    <w:p w14:paraId="06B53862">
      <w:pPr>
        <w:pStyle w:val="9"/>
        <w:keepNext w:val="0"/>
        <w:keepLines w:val="0"/>
        <w:widowControl/>
        <w:suppressLineNumbers w:val="0"/>
        <w:tabs>
          <w:tab w:val="left" w:pos="720"/>
        </w:tabs>
        <w:spacing w:before="0" w:beforeAutospacing="1" w:after="0" w:afterAutospacing="1"/>
        <w:ind w:left="720"/>
        <w:rPr>
          <w:ins w:id="62" w:author="Mohamed Asbour Kaba Diakité" w:date="2026-02-14T12:40:05Z"/>
          <w:rFonts w:hint="default"/>
          <w:lang w:val="fr-FR"/>
        </w:rPr>
        <w:pPrChange w:id="61" w:author="Mohamed Asbour Kaba Diakité" w:date="2026-02-14T12:45:56Z">
          <w:pPr>
            <w:keepNext w:val="0"/>
            <w:keepLines w:val="0"/>
            <w:widowControl/>
            <w:numPr>
              <w:ilvl w:val="0"/>
              <w:numId w:val="3"/>
            </w:numPr>
            <w:suppressLineNumbers w:val="0"/>
            <w:spacing w:before="0" w:beforeAutospacing="1" w:after="0" w:afterAutospacing="1"/>
            <w:ind w:left="1440" w:hanging="360"/>
          </w:pPr>
        </w:pPrChange>
      </w:pPr>
      <w:ins w:id="63" w:author="Mohamed Asbour Kaba Diakité" w:date="2026-02-14T12:40:05Z">
        <w:r>
          <w:rPr/>
          <w:t>Établissement académique</w:t>
        </w:r>
      </w:ins>
      <w:ins w:id="64" w:author="Mohamed Asbour Kaba Diakité" w:date="2026-03-10T19:06:46Z">
        <w:r>
          <w:rPr>
            <w:rFonts w:hint="default"/>
            <w:lang w:val="fr-FR"/>
          </w:rPr>
          <w:t>:</w:t>
        </w:r>
      </w:ins>
      <w:ins w:id="65" w:author="Mohamed Asbour Kaba Diakité" w:date="2026-03-10T19:06:48Z">
        <w:r>
          <w:rPr>
            <w:rFonts w:hint="default"/>
            <w:lang w:val="fr-FR"/>
          </w:rPr>
          <w:t xml:space="preserve"> </w:t>
        </w:r>
      </w:ins>
      <w:ins w:id="66" w:author="Mohamed Asbour Kaba Diakité" w:date="2026-03-10T19:06:55Z">
        <w:r>
          <w:rPr>
            <w:rFonts w:hint="default"/>
            <w:lang w:val="fr-FR"/>
          </w:rPr>
          <w:t>A</w:t>
        </w:r>
      </w:ins>
      <w:ins w:id="67" w:author="Mohamed Asbour Kaba Diakité" w:date="2026-03-10T19:06:57Z">
        <w:r>
          <w:rPr>
            <w:rFonts w:hint="default"/>
            <w:lang w:val="fr-FR"/>
          </w:rPr>
          <w:t>h</w:t>
        </w:r>
      </w:ins>
      <w:ins w:id="68" w:author="Mohamed Asbour Kaba Diakité" w:date="2026-03-10T19:06:59Z">
        <w:r>
          <w:rPr>
            <w:rFonts w:hint="default"/>
            <w:lang w:val="fr-FR"/>
          </w:rPr>
          <w:t>ma</w:t>
        </w:r>
      </w:ins>
      <w:ins w:id="69" w:author="Mohamed Asbour Kaba Diakité" w:date="2026-03-10T19:07:00Z">
        <w:r>
          <w:rPr>
            <w:rFonts w:hint="default"/>
            <w:lang w:val="fr-FR"/>
          </w:rPr>
          <w:t>do</w:t>
        </w:r>
      </w:ins>
      <w:ins w:id="70" w:author="Mohamed Asbour Kaba Diakité" w:date="2026-03-10T19:07:01Z">
        <w:r>
          <w:rPr>
            <w:rFonts w:hint="default"/>
            <w:lang w:val="fr-FR"/>
          </w:rPr>
          <w:t>u</w:t>
        </w:r>
      </w:ins>
      <w:ins w:id="71" w:author="Mohamed Asbour Kaba Diakité" w:date="2026-03-10T19:07:02Z">
        <w:r>
          <w:rPr>
            <w:rFonts w:hint="default"/>
            <w:lang w:val="fr-FR"/>
          </w:rPr>
          <w:t xml:space="preserve"> </w:t>
        </w:r>
      </w:ins>
      <w:ins w:id="72" w:author="Mohamed Asbour Kaba Diakité" w:date="2026-03-10T19:07:03Z">
        <w:r>
          <w:rPr>
            <w:rFonts w:hint="default"/>
            <w:lang w:val="fr-FR"/>
          </w:rPr>
          <w:t>Di</w:t>
        </w:r>
      </w:ins>
      <w:ins w:id="73" w:author="Mohamed Asbour Kaba Diakité" w:date="2026-03-10T19:07:04Z">
        <w:r>
          <w:rPr>
            <w:rFonts w:hint="default"/>
            <w:lang w:val="fr-FR"/>
          </w:rPr>
          <w:t>e</w:t>
        </w:r>
      </w:ins>
      <w:ins w:id="74" w:author="Mohamed Asbour Kaba Diakité" w:date="2026-03-10T19:07:05Z">
        <w:r>
          <w:rPr>
            <w:rFonts w:hint="default"/>
            <w:lang w:val="fr-FR"/>
          </w:rPr>
          <w:t>ng</w:t>
        </w:r>
      </w:ins>
    </w:p>
    <w:p w14:paraId="2319F874">
      <w:pPr>
        <w:pStyle w:val="9"/>
        <w:keepNext w:val="0"/>
        <w:keepLines w:val="0"/>
        <w:widowControl/>
        <w:suppressLineNumbers w:val="0"/>
        <w:tabs>
          <w:tab w:val="left" w:pos="720"/>
        </w:tabs>
        <w:spacing w:before="0" w:beforeAutospacing="1" w:after="0" w:afterAutospacing="1"/>
        <w:ind w:left="720"/>
        <w:rPr>
          <w:ins w:id="76" w:author="Mohamed Asbour Kaba Diakité" w:date="2026-02-14T12:40:05Z"/>
          <w:rFonts w:hint="default"/>
          <w:lang w:val="fr-FR"/>
        </w:rPr>
        <w:pPrChange w:id="75" w:author="Mohamed Asbour Kaba Diakité" w:date="2026-02-14T12:45:53Z">
          <w:pPr>
            <w:keepNext w:val="0"/>
            <w:keepLines w:val="0"/>
            <w:widowControl/>
            <w:numPr>
              <w:ilvl w:val="0"/>
              <w:numId w:val="3"/>
            </w:numPr>
            <w:suppressLineNumbers w:val="0"/>
            <w:spacing w:before="0" w:beforeAutospacing="1" w:after="0" w:afterAutospacing="1"/>
            <w:ind w:left="1440" w:hanging="360"/>
          </w:pPr>
        </w:pPrChange>
      </w:pPr>
      <w:ins w:id="77" w:author="Mohamed Asbour Kaba Diakité" w:date="2026-02-14T12:40:05Z">
        <w:r>
          <w:rPr/>
          <w:t>Nom du superviseur</w:t>
        </w:r>
      </w:ins>
      <w:ins w:id="78" w:author="Mohamed Asbour Kaba Diakité" w:date="2026-03-10T19:07:12Z">
        <w:r>
          <w:rPr>
            <w:rFonts w:hint="default"/>
            <w:lang w:val="fr-FR"/>
          </w:rPr>
          <w:t>:</w:t>
        </w:r>
      </w:ins>
      <w:ins w:id="79" w:author="Mohamed Asbour Kaba Diakité" w:date="2026-03-10T19:07:13Z">
        <w:r>
          <w:rPr>
            <w:rFonts w:hint="default"/>
            <w:lang w:val="fr-FR"/>
          </w:rPr>
          <w:t xml:space="preserve"> </w:t>
        </w:r>
      </w:ins>
      <w:ins w:id="80" w:author="Mohamed Asbour Kaba Diakité" w:date="2026-03-10T19:07:20Z">
        <w:r>
          <w:rPr>
            <w:rFonts w:hint="default"/>
            <w:lang w:val="fr-FR"/>
          </w:rPr>
          <w:t>M</w:t>
        </w:r>
      </w:ins>
      <w:ins w:id="81" w:author="Mohamed Asbour Kaba Diakité" w:date="2026-03-10T19:07:21Z">
        <w:r>
          <w:rPr>
            <w:rFonts w:hint="default"/>
            <w:lang w:val="fr-FR"/>
          </w:rPr>
          <w:t>on</w:t>
        </w:r>
      </w:ins>
      <w:ins w:id="82" w:author="Mohamed Asbour Kaba Diakité" w:date="2026-03-10T19:07:27Z">
        <w:r>
          <w:rPr>
            <w:rFonts w:hint="default"/>
            <w:lang w:val="fr-FR"/>
          </w:rPr>
          <w:t>s</w:t>
        </w:r>
      </w:ins>
      <w:ins w:id="83" w:author="Mohamed Asbour Kaba Diakité" w:date="2026-03-10T19:07:22Z">
        <w:r>
          <w:rPr>
            <w:rFonts w:hint="default"/>
            <w:lang w:val="fr-FR"/>
          </w:rPr>
          <w:t>ieur</w:t>
        </w:r>
      </w:ins>
      <w:ins w:id="84" w:author="Mohamed Asbour Kaba Diakité" w:date="2026-03-10T19:07:30Z">
        <w:r>
          <w:rPr>
            <w:rFonts w:hint="default"/>
            <w:lang w:val="fr-FR"/>
          </w:rPr>
          <w:t xml:space="preserve"> </w:t>
        </w:r>
      </w:ins>
      <w:ins w:id="85" w:author="Mohamed Asbour Kaba Diakité" w:date="2026-03-10T19:07:31Z">
        <w:r>
          <w:rPr>
            <w:rFonts w:hint="default"/>
            <w:lang w:val="fr-FR"/>
          </w:rPr>
          <w:t>Th</w:t>
        </w:r>
      </w:ins>
      <w:ins w:id="86" w:author="Mohamed Asbour Kaba Diakité" w:date="2026-03-10T19:07:32Z">
        <w:r>
          <w:rPr>
            <w:rFonts w:hint="default"/>
            <w:lang w:val="fr-FR"/>
          </w:rPr>
          <w:t>ie</w:t>
        </w:r>
      </w:ins>
      <w:ins w:id="87" w:author="Mohamed Asbour Kaba Diakité" w:date="2026-03-10T19:07:33Z">
        <w:r>
          <w:rPr>
            <w:rFonts w:hint="default"/>
            <w:lang w:val="fr-FR"/>
          </w:rPr>
          <w:t>rno</w:t>
        </w:r>
      </w:ins>
      <w:ins w:id="88" w:author="Mohamed Asbour Kaba Diakité" w:date="2026-03-10T19:07:35Z">
        <w:r>
          <w:rPr>
            <w:rFonts w:hint="default"/>
            <w:lang w:val="fr-FR"/>
          </w:rPr>
          <w:t xml:space="preserve"> </w:t>
        </w:r>
      </w:ins>
      <w:ins w:id="89" w:author="Mohamed Asbour Kaba Diakité" w:date="2026-03-10T19:07:36Z">
        <w:r>
          <w:rPr>
            <w:rFonts w:hint="default"/>
            <w:lang w:val="fr-FR"/>
          </w:rPr>
          <w:t>M</w:t>
        </w:r>
      </w:ins>
      <w:ins w:id="90" w:author="Mohamed Asbour Kaba Diakité" w:date="2026-03-10T19:07:37Z">
        <w:r>
          <w:rPr>
            <w:rFonts w:hint="default"/>
            <w:lang w:val="fr-FR"/>
          </w:rPr>
          <w:t>a</w:t>
        </w:r>
      </w:ins>
      <w:ins w:id="91" w:author="Mohamed Asbour Kaba Diakité" w:date="2026-03-10T19:07:38Z">
        <w:r>
          <w:rPr>
            <w:rFonts w:hint="default"/>
            <w:lang w:val="fr-FR"/>
          </w:rPr>
          <w:t>m</w:t>
        </w:r>
      </w:ins>
      <w:ins w:id="92" w:author="Mohamed Asbour Kaba Diakité" w:date="2026-03-10T19:07:39Z">
        <w:r>
          <w:rPr>
            <w:rFonts w:hint="default"/>
            <w:lang w:val="fr-FR"/>
          </w:rPr>
          <w:t>o</w:t>
        </w:r>
      </w:ins>
      <w:ins w:id="93" w:author="Mohamed Asbour Kaba Diakité" w:date="2026-03-10T19:07:40Z">
        <w:r>
          <w:rPr>
            <w:rFonts w:hint="default"/>
            <w:lang w:val="fr-FR"/>
          </w:rPr>
          <w:t>udo</w:t>
        </w:r>
      </w:ins>
      <w:ins w:id="94" w:author="Mohamed Asbour Kaba Diakité" w:date="2026-03-10T19:07:41Z">
        <w:r>
          <w:rPr>
            <w:rFonts w:hint="default"/>
            <w:lang w:val="fr-FR"/>
          </w:rPr>
          <w:t>u</w:t>
        </w:r>
      </w:ins>
      <w:ins w:id="95" w:author="Mohamed Asbour Kaba Diakité" w:date="2026-03-10T19:07:42Z">
        <w:r>
          <w:rPr>
            <w:rFonts w:hint="default"/>
            <w:lang w:val="fr-FR"/>
          </w:rPr>
          <w:t xml:space="preserve"> </w:t>
        </w:r>
      </w:ins>
      <w:ins w:id="96" w:author="Mohamed Asbour Kaba Diakité" w:date="2026-03-10T19:07:45Z">
        <w:r>
          <w:rPr>
            <w:rFonts w:hint="default"/>
            <w:lang w:val="fr-FR"/>
          </w:rPr>
          <w:t>Ba</w:t>
        </w:r>
      </w:ins>
      <w:ins w:id="97" w:author="Mohamed Asbour Kaba Diakité" w:date="2026-03-10T19:07:46Z">
        <w:r>
          <w:rPr>
            <w:rFonts w:hint="default"/>
            <w:lang w:val="fr-FR"/>
          </w:rPr>
          <w:t>rr</w:t>
        </w:r>
      </w:ins>
      <w:ins w:id="98" w:author="Mohamed Asbour Kaba Diakité" w:date="2026-03-10T19:07:47Z">
        <w:r>
          <w:rPr>
            <w:rFonts w:hint="default"/>
            <w:lang w:val="fr-FR"/>
          </w:rPr>
          <w:t>y</w:t>
        </w:r>
      </w:ins>
    </w:p>
    <w:p w14:paraId="3EF6B145">
      <w:pPr>
        <w:pStyle w:val="3"/>
        <w:keepNext w:val="0"/>
        <w:keepLines w:val="0"/>
        <w:widowControl/>
        <w:suppressLineNumbers w:val="0"/>
        <w:rPr>
          <w:ins w:id="99" w:author="Mohamed Asbour Kaba Diakité" w:date="2026-02-14T12:40:05Z"/>
        </w:rPr>
      </w:pPr>
      <w:ins w:id="100" w:author="Mohamed Asbour Kaba Diakité" w:date="2026-02-14T12:40:05Z">
        <w:r>
          <w:rPr>
            <w:rStyle w:val="6"/>
            <w:b/>
            <w:bCs/>
          </w:rPr>
          <w:t>2. Remerciements</w:t>
        </w:r>
      </w:ins>
    </w:p>
    <w:p w14:paraId="3CBCEF29">
      <w:pPr>
        <w:pStyle w:val="9"/>
        <w:keepNext w:val="0"/>
        <w:keepLines w:val="0"/>
        <w:widowControl/>
        <w:suppressLineNumbers w:val="0"/>
        <w:rPr>
          <w:ins w:id="101" w:author="Mohamed Asbour Kaba Diakité" w:date="2026-02-14T12:40:05Z"/>
        </w:rPr>
      </w:pPr>
      <w:ins w:id="102" w:author="Mohamed Asbour Kaba Diakité" w:date="2026-02-14T12:40:05Z">
        <w:r>
          <w:rPr/>
          <w:t>Remerciez l’entreprise, votre superviseur et votre établissement scolaire.</w:t>
        </w:r>
      </w:ins>
    </w:p>
    <w:p w14:paraId="556E3B2C">
      <w:pPr>
        <w:pStyle w:val="3"/>
        <w:keepNext w:val="0"/>
        <w:keepLines w:val="0"/>
        <w:widowControl/>
        <w:suppressLineNumbers w:val="0"/>
        <w:rPr>
          <w:ins w:id="103" w:author="Mohamed Asbour Kaba Diakité" w:date="2026-02-14T12:40:05Z"/>
        </w:rPr>
      </w:pPr>
      <w:ins w:id="104" w:author="Mohamed Asbour Kaba Diakité" w:date="2026-02-14T12:40:05Z">
        <w:r>
          <w:rPr>
            <w:rStyle w:val="6"/>
            <w:b/>
            <w:bCs/>
          </w:rPr>
          <w:t>3. Résumé Exécutif (1 page)</w:t>
        </w:r>
      </w:ins>
    </w:p>
    <w:p w14:paraId="214CC93B">
      <w:pPr>
        <w:pStyle w:val="9"/>
        <w:keepNext w:val="0"/>
        <w:keepLines w:val="0"/>
        <w:widowControl/>
        <w:suppressLineNumbers w:val="0"/>
        <w:tabs>
          <w:tab w:val="left" w:pos="720"/>
        </w:tabs>
        <w:spacing w:before="0" w:beforeAutospacing="1" w:after="0" w:afterAutospacing="1"/>
        <w:ind w:left="1440"/>
        <w:rPr>
          <w:ins w:id="106" w:author="Mohamed Asbour Kaba Diakité" w:date="2026-02-14T12:40:05Z"/>
        </w:rPr>
        <w:pPrChange w:id="105" w:author="Mohamed Asbour Kaba Diakité" w:date="2026-02-14T12:45:47Z">
          <w:pPr>
            <w:keepNext w:val="0"/>
            <w:keepLines w:val="0"/>
            <w:widowControl/>
            <w:numPr>
              <w:ilvl w:val="0"/>
              <w:numId w:val="4"/>
            </w:numPr>
            <w:suppressLineNumbers w:val="0"/>
            <w:spacing w:before="0" w:beforeAutospacing="1" w:after="0" w:afterAutospacing="1"/>
            <w:ind w:left="1440" w:hanging="360"/>
          </w:pPr>
        </w:pPrChange>
      </w:pPr>
      <w:ins w:id="107" w:author="Mohamed Asbour Kaba Diakité" w:date="2026-02-14T12:40:05Z">
        <w:r>
          <w:rPr/>
          <w:t>Brève présentation de :</w:t>
        </w:r>
      </w:ins>
    </w:p>
    <w:p w14:paraId="0DA9DE63">
      <w:pPr>
        <w:pStyle w:val="9"/>
        <w:keepNext w:val="0"/>
        <w:keepLines w:val="0"/>
        <w:widowControl/>
        <w:suppressLineNumbers w:val="0"/>
        <w:tabs>
          <w:tab w:val="left" w:pos="720"/>
        </w:tabs>
        <w:spacing w:before="0" w:beforeAutospacing="1" w:after="0" w:afterAutospacing="1"/>
        <w:ind w:left="720"/>
        <w:rPr>
          <w:ins w:id="109" w:author="Mohamed Asbour Kaba Diakité" w:date="2026-02-14T12:40:05Z"/>
        </w:rPr>
        <w:pPrChange w:id="108" w:author="Mohamed Asbour Kaba Diakité" w:date="2026-02-14T12:45:44Z">
          <w:pPr>
            <w:keepNext w:val="0"/>
            <w:keepLines w:val="0"/>
            <w:widowControl/>
            <w:numPr>
              <w:ilvl w:val="0"/>
              <w:numId w:val="4"/>
            </w:numPr>
            <w:suppressLineNumbers w:val="0"/>
            <w:spacing w:before="0" w:beforeAutospacing="1" w:after="0" w:afterAutospacing="1"/>
            <w:ind w:left="1440" w:hanging="360"/>
          </w:pPr>
        </w:pPrChange>
      </w:pPr>
      <w:ins w:id="110" w:author="Mohamed Asbour Kaba Diakité" w:date="2026-02-14T12:40:05Z">
        <w:r>
          <w:rPr/>
          <w:t>L’objectif du stage</w:t>
        </w:r>
      </w:ins>
    </w:p>
    <w:p w14:paraId="4079C77D">
      <w:pPr>
        <w:pStyle w:val="9"/>
        <w:keepNext w:val="0"/>
        <w:keepLines w:val="0"/>
        <w:widowControl/>
        <w:suppressLineNumbers w:val="0"/>
        <w:tabs>
          <w:tab w:val="left" w:pos="720"/>
        </w:tabs>
        <w:spacing w:before="0" w:beforeAutospacing="1" w:after="0" w:afterAutospacing="1"/>
        <w:ind w:left="720"/>
        <w:rPr>
          <w:ins w:id="112" w:author="Mohamed Asbour Kaba Diakité" w:date="2026-02-14T12:40:05Z"/>
        </w:rPr>
        <w:pPrChange w:id="111" w:author="Mohamed Asbour Kaba Diakité" w:date="2026-02-14T12:45:41Z">
          <w:pPr>
            <w:keepNext w:val="0"/>
            <w:keepLines w:val="0"/>
            <w:widowControl/>
            <w:numPr>
              <w:ilvl w:val="0"/>
              <w:numId w:val="4"/>
            </w:numPr>
            <w:suppressLineNumbers w:val="0"/>
            <w:spacing w:before="0" w:beforeAutospacing="1" w:after="0" w:afterAutospacing="1"/>
            <w:ind w:left="1440" w:hanging="360"/>
          </w:pPr>
        </w:pPrChange>
      </w:pPr>
      <w:ins w:id="113" w:author="Mohamed Asbour Kaba Diakité" w:date="2026-02-14T12:40:05Z">
        <w:r>
          <w:rPr/>
          <w:t>Les missions principales</w:t>
        </w:r>
      </w:ins>
    </w:p>
    <w:p w14:paraId="133F6C76">
      <w:pPr>
        <w:pStyle w:val="9"/>
        <w:keepNext w:val="0"/>
        <w:keepLines w:val="0"/>
        <w:widowControl/>
        <w:suppressLineNumbers w:val="0"/>
        <w:tabs>
          <w:tab w:val="left" w:pos="720"/>
        </w:tabs>
        <w:spacing w:before="0" w:beforeAutospacing="1" w:after="0" w:afterAutospacing="1"/>
        <w:ind w:left="720"/>
        <w:rPr>
          <w:ins w:id="115" w:author="Mohamed Asbour Kaba Diakité" w:date="2026-02-14T12:40:05Z"/>
        </w:rPr>
        <w:pPrChange w:id="114" w:author="Mohamed Asbour Kaba Diakité" w:date="2026-02-14T12:45:38Z">
          <w:pPr>
            <w:keepNext w:val="0"/>
            <w:keepLines w:val="0"/>
            <w:widowControl/>
            <w:numPr>
              <w:ilvl w:val="0"/>
              <w:numId w:val="4"/>
            </w:numPr>
            <w:suppressLineNumbers w:val="0"/>
            <w:spacing w:before="0" w:beforeAutospacing="1" w:after="0" w:afterAutospacing="1"/>
            <w:ind w:left="1440" w:hanging="360"/>
          </w:pPr>
        </w:pPrChange>
      </w:pPr>
      <w:ins w:id="116" w:author="Mohamed Asbour Kaba Diakité" w:date="2026-02-14T12:40:05Z">
        <w:r>
          <w:rPr/>
          <w:t>Les compétences clés acquises</w:t>
        </w:r>
      </w:ins>
    </w:p>
    <w:p w14:paraId="528FBA12">
      <w:pPr>
        <w:pStyle w:val="9"/>
        <w:keepNext w:val="0"/>
        <w:keepLines w:val="0"/>
        <w:widowControl/>
        <w:suppressLineNumbers w:val="0"/>
        <w:tabs>
          <w:tab w:val="left" w:pos="720"/>
        </w:tabs>
        <w:spacing w:before="0" w:beforeAutospacing="1" w:after="0" w:afterAutospacing="1"/>
        <w:ind w:left="720"/>
        <w:rPr>
          <w:ins w:id="118" w:author="Mohamed Asbour Kaba Diakité" w:date="2026-02-14T12:40:05Z"/>
        </w:rPr>
        <w:pPrChange w:id="117" w:author="Mohamed Asbour Kaba Diakité" w:date="2026-02-14T12:45:35Z">
          <w:pPr>
            <w:keepNext w:val="0"/>
            <w:keepLines w:val="0"/>
            <w:widowControl/>
            <w:numPr>
              <w:ilvl w:val="0"/>
              <w:numId w:val="4"/>
            </w:numPr>
            <w:suppressLineNumbers w:val="0"/>
            <w:spacing w:before="0" w:beforeAutospacing="1" w:after="0" w:afterAutospacing="1"/>
            <w:ind w:left="1440" w:hanging="360"/>
          </w:pPr>
        </w:pPrChange>
      </w:pPr>
      <w:ins w:id="119" w:author="Mohamed Asbour Kaba Diakité" w:date="2026-02-14T12:40:05Z">
        <w:r>
          <w:rPr/>
          <w:t>Les résultats obtenus</w:t>
        </w:r>
      </w:ins>
    </w:p>
    <w:p w14:paraId="3AC33FA2">
      <w:pPr>
        <w:pStyle w:val="3"/>
        <w:keepNext w:val="0"/>
        <w:keepLines w:val="0"/>
        <w:widowControl/>
        <w:suppressLineNumbers w:val="0"/>
        <w:tabs>
          <w:tab w:val="left" w:pos="720"/>
        </w:tabs>
        <w:spacing w:before="0" w:beforeAutospacing="1" w:after="0" w:afterAutospacing="1"/>
        <w:ind w:left="1440"/>
        <w:rPr>
          <w:ins w:id="121" w:author="Mohamed Asbour Kaba Diakité" w:date="2026-02-14T12:40:05Z"/>
        </w:rPr>
        <w:pPrChange w:id="120" w:author="Mohamed Asbour Kaba Diakité" w:date="2026-02-14T12:45:32Z">
          <w:pPr>
            <w:keepNext w:val="0"/>
            <w:keepLines w:val="0"/>
            <w:widowControl/>
            <w:numPr>
              <w:ilvl w:val="0"/>
              <w:numId w:val="5"/>
            </w:numPr>
            <w:suppressLineNumbers w:val="0"/>
            <w:spacing w:before="0" w:beforeAutospacing="1" w:after="0" w:afterAutospacing="1"/>
            <w:ind w:left="1440" w:hanging="360"/>
          </w:pPr>
        </w:pPrChange>
      </w:pPr>
      <w:ins w:id="122" w:author="Mohamed Asbour Kaba Diakité" w:date="2026-02-14T12:40:05Z">
        <w:r>
          <w:rPr>
            <w:rStyle w:val="6"/>
            <w:b/>
            <w:bCs/>
          </w:rPr>
          <w:t>4. Présentation de l’Entreprise</w:t>
        </w:r>
      </w:ins>
    </w:p>
    <w:p w14:paraId="52C48406">
      <w:pPr>
        <w:pStyle w:val="9"/>
        <w:keepNext w:val="0"/>
        <w:keepLines w:val="0"/>
        <w:widowControl/>
        <w:suppressLineNumbers w:val="0"/>
        <w:tabs>
          <w:tab w:val="left" w:pos="720"/>
        </w:tabs>
        <w:spacing w:before="0" w:beforeAutospacing="1" w:after="0" w:afterAutospacing="1"/>
        <w:ind w:left="720"/>
        <w:rPr>
          <w:ins w:id="124" w:author="Mohamed Asbour Kaba Diakité" w:date="2026-02-14T12:40:05Z"/>
        </w:rPr>
        <w:pPrChange w:id="123" w:author="Mohamed Asbour Kaba Diakité" w:date="2026-02-14T12:45:29Z">
          <w:pPr>
            <w:keepNext w:val="0"/>
            <w:keepLines w:val="0"/>
            <w:widowControl/>
            <w:numPr>
              <w:ilvl w:val="0"/>
              <w:numId w:val="5"/>
            </w:numPr>
            <w:suppressLineNumbers w:val="0"/>
            <w:spacing w:before="0" w:beforeAutospacing="1" w:after="0" w:afterAutospacing="1"/>
            <w:ind w:left="1440" w:hanging="360"/>
          </w:pPr>
        </w:pPrChange>
      </w:pPr>
      <w:ins w:id="125" w:author="Mohamed Asbour Kaba Diakité" w:date="2026-02-14T12:40:05Z">
        <w:r>
          <w:rPr/>
          <w:t>Aperçu général de la CBG</w:t>
        </w:r>
      </w:ins>
    </w:p>
    <w:p w14:paraId="631E3298">
      <w:pPr>
        <w:pStyle w:val="9"/>
        <w:keepNext w:val="0"/>
        <w:keepLines w:val="0"/>
        <w:widowControl/>
        <w:suppressLineNumbers w:val="0"/>
        <w:tabs>
          <w:tab w:val="left" w:pos="720"/>
        </w:tabs>
        <w:spacing w:before="0" w:beforeAutospacing="1" w:after="0" w:afterAutospacing="1"/>
        <w:ind w:left="720"/>
        <w:rPr>
          <w:ins w:id="127" w:author="Mohamed Asbour Kaba Diakité" w:date="2026-02-14T12:40:05Z"/>
        </w:rPr>
        <w:pPrChange w:id="126" w:author="Mohamed Asbour Kaba Diakité" w:date="2026-02-14T12:45:26Z">
          <w:pPr>
            <w:keepNext w:val="0"/>
            <w:keepLines w:val="0"/>
            <w:widowControl/>
            <w:numPr>
              <w:ilvl w:val="0"/>
              <w:numId w:val="5"/>
            </w:numPr>
            <w:suppressLineNumbers w:val="0"/>
            <w:spacing w:before="0" w:beforeAutospacing="1" w:after="0" w:afterAutospacing="1"/>
            <w:ind w:left="1440" w:hanging="360"/>
          </w:pPr>
        </w:pPrChange>
      </w:pPr>
      <w:ins w:id="128" w:author="Mohamed Asbour Kaba Diakité" w:date="2026-02-14T12:40:05Z">
        <w:r>
          <w:rPr/>
          <w:t>Secteur d’activité (mines, bauxite, logistique, etc.)</w:t>
        </w:r>
      </w:ins>
    </w:p>
    <w:p w14:paraId="4E7A27B2">
      <w:pPr>
        <w:pStyle w:val="9"/>
        <w:keepNext w:val="0"/>
        <w:keepLines w:val="0"/>
        <w:widowControl/>
        <w:suppressLineNumbers w:val="0"/>
        <w:tabs>
          <w:tab w:val="left" w:pos="720"/>
        </w:tabs>
        <w:spacing w:before="0" w:beforeAutospacing="1" w:after="0" w:afterAutospacing="1"/>
        <w:ind w:left="720"/>
        <w:rPr>
          <w:ins w:id="130" w:author="Mohamed Asbour Kaba Diakité" w:date="2026-02-14T12:40:05Z"/>
        </w:rPr>
        <w:pPrChange w:id="129" w:author="Mohamed Asbour Kaba Diakité" w:date="2026-02-14T12:45:22Z">
          <w:pPr>
            <w:keepNext w:val="0"/>
            <w:keepLines w:val="0"/>
            <w:widowControl/>
            <w:numPr>
              <w:ilvl w:val="0"/>
              <w:numId w:val="5"/>
            </w:numPr>
            <w:suppressLineNumbers w:val="0"/>
            <w:spacing w:before="0" w:beforeAutospacing="1" w:after="0" w:afterAutospacing="1"/>
            <w:ind w:left="1440" w:hanging="360"/>
          </w:pPr>
        </w:pPrChange>
      </w:pPr>
      <w:ins w:id="131" w:author="Mohamed Asbour Kaba Diakité" w:date="2026-02-14T12:40:05Z">
        <w:r>
          <w:rPr/>
          <w:t>Rôle du département informatique</w:t>
        </w:r>
      </w:ins>
    </w:p>
    <w:p w14:paraId="045D6086">
      <w:pPr>
        <w:pStyle w:val="9"/>
        <w:keepNext w:val="0"/>
        <w:keepLines w:val="0"/>
        <w:widowControl/>
        <w:suppressLineNumbers w:val="0"/>
        <w:tabs>
          <w:tab w:val="left" w:pos="720"/>
        </w:tabs>
        <w:spacing w:before="0" w:beforeAutospacing="1" w:after="0" w:afterAutospacing="1"/>
        <w:ind w:left="720"/>
        <w:rPr>
          <w:ins w:id="133" w:author="Mohamed Asbour Kaba Diakité" w:date="2026-02-14T12:40:05Z"/>
        </w:rPr>
        <w:pPrChange w:id="132" w:author="Mohamed Asbour Kaba Diakité" w:date="2026-02-14T12:45:17Z">
          <w:pPr>
            <w:keepNext w:val="0"/>
            <w:keepLines w:val="0"/>
            <w:widowControl/>
            <w:numPr>
              <w:ilvl w:val="0"/>
              <w:numId w:val="5"/>
            </w:numPr>
            <w:suppressLineNumbers w:val="0"/>
            <w:spacing w:before="0" w:beforeAutospacing="1" w:after="0" w:afterAutospacing="1"/>
            <w:ind w:left="1440" w:hanging="360"/>
          </w:pPr>
        </w:pPrChange>
      </w:pPr>
      <w:ins w:id="134" w:author="Mohamed Asbour Kaba Diakité" w:date="2026-02-14T12:40:05Z">
        <w:r>
          <w:rPr/>
          <w:t>Structure organisationnelle</w:t>
        </w:r>
      </w:ins>
    </w:p>
    <w:p w14:paraId="5AD6E84C">
      <w:pPr>
        <w:pStyle w:val="3"/>
        <w:keepNext w:val="0"/>
        <w:keepLines w:val="0"/>
        <w:widowControl/>
        <w:suppressLineNumbers w:val="0"/>
        <w:tabs>
          <w:tab w:val="left" w:pos="720"/>
        </w:tabs>
        <w:spacing w:before="0" w:beforeAutospacing="1" w:after="0" w:afterAutospacing="1"/>
        <w:ind w:left="1440"/>
        <w:rPr>
          <w:ins w:id="136" w:author="Mohamed Asbour Kaba Diakité" w:date="2026-02-14T12:40:05Z"/>
        </w:rPr>
        <w:pPrChange w:id="135" w:author="Mohamed Asbour Kaba Diakité" w:date="2026-02-14T12:45:11Z">
          <w:pPr>
            <w:keepNext w:val="0"/>
            <w:keepLines w:val="0"/>
            <w:widowControl/>
            <w:numPr>
              <w:ilvl w:val="0"/>
              <w:numId w:val="6"/>
            </w:numPr>
            <w:suppressLineNumbers w:val="0"/>
            <w:spacing w:before="0" w:beforeAutospacing="1" w:after="0" w:afterAutospacing="1"/>
            <w:ind w:left="1440" w:hanging="360"/>
          </w:pPr>
        </w:pPrChange>
      </w:pPr>
      <w:ins w:id="137" w:author="Mohamed Asbour Kaba Diakité" w:date="2026-02-14T12:40:05Z">
        <w:r>
          <w:rPr>
            <w:rStyle w:val="6"/>
            <w:b/>
            <w:bCs/>
          </w:rPr>
          <w:t>5. Description du Département Informatique D4402</w:t>
        </w:r>
      </w:ins>
    </w:p>
    <w:p w14:paraId="28AFE4A6">
      <w:pPr>
        <w:pStyle w:val="9"/>
        <w:keepNext w:val="0"/>
        <w:keepLines w:val="0"/>
        <w:widowControl/>
        <w:suppressLineNumbers w:val="0"/>
        <w:tabs>
          <w:tab w:val="left" w:pos="720"/>
        </w:tabs>
        <w:spacing w:before="0" w:beforeAutospacing="1" w:after="0" w:afterAutospacing="1"/>
        <w:ind w:left="720"/>
        <w:rPr>
          <w:ins w:id="139" w:author="Mohamed Asbour Kaba Diakité" w:date="2026-02-14T12:40:05Z"/>
        </w:rPr>
        <w:pPrChange w:id="138" w:author="Mohamed Asbour Kaba Diakité" w:date="2026-02-14T12:45:07Z">
          <w:pPr>
            <w:keepNext w:val="0"/>
            <w:keepLines w:val="0"/>
            <w:widowControl/>
            <w:numPr>
              <w:ilvl w:val="0"/>
              <w:numId w:val="6"/>
            </w:numPr>
            <w:suppressLineNumbers w:val="0"/>
            <w:spacing w:before="0" w:beforeAutospacing="1" w:after="0" w:afterAutospacing="1"/>
            <w:ind w:left="1440" w:hanging="360"/>
          </w:pPr>
        </w:pPrChange>
      </w:pPr>
      <w:ins w:id="140" w:author="Mohamed Asbour Kaba Diakité" w:date="2026-02-14T12:40:05Z">
        <w:r>
          <w:rPr/>
          <w:t>Objectifs du département</w:t>
        </w:r>
      </w:ins>
    </w:p>
    <w:p w14:paraId="5507CA41">
      <w:pPr>
        <w:pStyle w:val="9"/>
        <w:keepNext w:val="0"/>
        <w:keepLines w:val="0"/>
        <w:widowControl/>
        <w:suppressLineNumbers w:val="0"/>
        <w:tabs>
          <w:tab w:val="left" w:pos="720"/>
        </w:tabs>
        <w:spacing w:before="0" w:beforeAutospacing="1" w:after="0" w:afterAutospacing="1"/>
        <w:ind w:left="720"/>
        <w:rPr>
          <w:ins w:id="142" w:author="Mohamed Asbour Kaba Diakité" w:date="2026-02-14T12:40:05Z"/>
        </w:rPr>
        <w:pPrChange w:id="141" w:author="Mohamed Asbour Kaba Diakité" w:date="2026-02-14T12:45:02Z">
          <w:pPr>
            <w:keepNext w:val="0"/>
            <w:keepLines w:val="0"/>
            <w:widowControl/>
            <w:numPr>
              <w:ilvl w:val="0"/>
              <w:numId w:val="6"/>
            </w:numPr>
            <w:suppressLineNumbers w:val="0"/>
            <w:spacing w:before="0" w:beforeAutospacing="1" w:after="0" w:afterAutospacing="1"/>
            <w:ind w:left="1440" w:hanging="360"/>
          </w:pPr>
        </w:pPrChange>
      </w:pPr>
      <w:ins w:id="143" w:author="Mohamed Asbour Kaba Diakité" w:date="2026-02-14T12:40:05Z">
        <w:r>
          <w:rPr/>
          <w:t>Infrastructure informatique (réseaux, serveurs, logiciels, cybersécurité, ERP, etc.)</w:t>
        </w:r>
      </w:ins>
    </w:p>
    <w:p w14:paraId="1AE09EB2">
      <w:pPr>
        <w:pStyle w:val="9"/>
        <w:keepNext w:val="0"/>
        <w:keepLines w:val="0"/>
        <w:widowControl/>
        <w:suppressLineNumbers w:val="0"/>
        <w:tabs>
          <w:tab w:val="left" w:pos="720"/>
        </w:tabs>
        <w:spacing w:before="0" w:beforeAutospacing="1" w:after="0" w:afterAutospacing="1"/>
        <w:ind w:left="720"/>
        <w:rPr>
          <w:ins w:id="145" w:author="Mohamed Asbour Kaba Diakité" w:date="2026-02-14T12:40:05Z"/>
        </w:rPr>
        <w:pPrChange w:id="144" w:author="Mohamed Asbour Kaba Diakité" w:date="2026-02-14T12:44:58Z">
          <w:pPr>
            <w:keepNext w:val="0"/>
            <w:keepLines w:val="0"/>
            <w:widowControl/>
            <w:numPr>
              <w:ilvl w:val="0"/>
              <w:numId w:val="6"/>
            </w:numPr>
            <w:suppressLineNumbers w:val="0"/>
            <w:spacing w:before="0" w:beforeAutospacing="1" w:after="0" w:afterAutospacing="1"/>
            <w:ind w:left="1440" w:hanging="360"/>
          </w:pPr>
        </w:pPrChange>
      </w:pPr>
      <w:ins w:id="146" w:author="Mohamed Asbour Kaba Diakité" w:date="2026-02-14T12:40:05Z">
        <w:r>
          <w:rPr/>
          <w:t>Responsabilités principales</w:t>
        </w:r>
      </w:ins>
    </w:p>
    <w:p w14:paraId="2489521A">
      <w:pPr>
        <w:pStyle w:val="3"/>
        <w:keepNext w:val="0"/>
        <w:keepLines w:val="0"/>
        <w:widowControl/>
        <w:suppressLineNumbers w:val="0"/>
        <w:tabs>
          <w:tab w:val="left" w:pos="720"/>
        </w:tabs>
        <w:spacing w:before="0" w:beforeAutospacing="1" w:after="0" w:afterAutospacing="1"/>
        <w:ind w:left="1440"/>
        <w:rPr>
          <w:ins w:id="148" w:author="Mohamed Asbour Kaba Diakité" w:date="2026-02-14T12:40:05Z"/>
        </w:rPr>
        <w:pPrChange w:id="147" w:author="Mohamed Asbour Kaba Diakité" w:date="2026-02-14T12:44:55Z">
          <w:pPr>
            <w:keepNext w:val="0"/>
            <w:keepLines w:val="0"/>
            <w:widowControl/>
            <w:numPr>
              <w:ilvl w:val="0"/>
              <w:numId w:val="7"/>
            </w:numPr>
            <w:suppressLineNumbers w:val="0"/>
            <w:spacing w:before="0" w:beforeAutospacing="1" w:after="0" w:afterAutospacing="1"/>
            <w:ind w:left="1440" w:hanging="360"/>
          </w:pPr>
        </w:pPrChange>
      </w:pPr>
      <w:ins w:id="149" w:author="Mohamed Asbour Kaba Diakité" w:date="2026-02-14T12:40:05Z">
        <w:r>
          <w:rPr>
            <w:rStyle w:val="6"/>
            <w:b/>
            <w:bCs/>
          </w:rPr>
          <w:t>6. Objectifs du Stag</w:t>
        </w:r>
        <w:bookmarkStart w:id="0" w:name="_GoBack"/>
        <w:bookmarkEnd w:id="0"/>
        <w:r>
          <w:rPr>
            <w:rStyle w:val="6"/>
            <w:b/>
            <w:bCs/>
          </w:rPr>
          <w:t>e</w:t>
        </w:r>
      </w:ins>
    </w:p>
    <w:p w14:paraId="1B8B6729">
      <w:pPr>
        <w:pStyle w:val="9"/>
        <w:keepNext w:val="0"/>
        <w:keepLines w:val="0"/>
        <w:widowControl/>
        <w:suppressLineNumbers w:val="0"/>
        <w:tabs>
          <w:tab w:val="left" w:pos="720"/>
        </w:tabs>
        <w:spacing w:before="0" w:beforeAutospacing="1" w:after="0" w:afterAutospacing="1"/>
        <w:ind w:left="720"/>
        <w:rPr>
          <w:ins w:id="151" w:author="Mohamed Asbour Kaba Diakité" w:date="2026-02-14T12:40:05Z"/>
        </w:rPr>
        <w:pPrChange w:id="150" w:author="Mohamed Asbour Kaba Diakité" w:date="2026-02-14T12:44:52Z">
          <w:pPr>
            <w:keepNext w:val="0"/>
            <w:keepLines w:val="0"/>
            <w:widowControl/>
            <w:numPr>
              <w:ilvl w:val="0"/>
              <w:numId w:val="7"/>
            </w:numPr>
            <w:suppressLineNumbers w:val="0"/>
            <w:spacing w:before="0" w:beforeAutospacing="1" w:after="0" w:afterAutospacing="1"/>
            <w:ind w:left="1440" w:hanging="360"/>
          </w:pPr>
        </w:pPrChange>
      </w:pPr>
      <w:ins w:id="152" w:author="Mohamed Asbour Kaba Diakité" w:date="2026-02-14T12:40:05Z">
        <w:r>
          <w:rPr/>
          <w:t>Ce que vous étiez censé apprendre</w:t>
        </w:r>
      </w:ins>
    </w:p>
    <w:p w14:paraId="4331F1A7">
      <w:pPr>
        <w:pStyle w:val="9"/>
        <w:keepNext w:val="0"/>
        <w:keepLines w:val="0"/>
        <w:widowControl/>
        <w:suppressLineNumbers w:val="0"/>
        <w:tabs>
          <w:tab w:val="left" w:pos="720"/>
        </w:tabs>
        <w:spacing w:before="0" w:beforeAutospacing="1" w:after="0" w:afterAutospacing="1"/>
        <w:ind w:left="720"/>
        <w:rPr>
          <w:ins w:id="154" w:author="Mohamed Asbour Kaba Diakité" w:date="2026-02-14T12:40:05Z"/>
        </w:rPr>
        <w:pPrChange w:id="153" w:author="Mohamed Asbour Kaba Diakité" w:date="2026-02-14T12:44:48Z">
          <w:pPr>
            <w:keepNext w:val="0"/>
            <w:keepLines w:val="0"/>
            <w:widowControl/>
            <w:numPr>
              <w:ilvl w:val="0"/>
              <w:numId w:val="7"/>
            </w:numPr>
            <w:suppressLineNumbers w:val="0"/>
            <w:spacing w:before="0" w:beforeAutospacing="1" w:after="0" w:afterAutospacing="1"/>
            <w:ind w:left="1440" w:hanging="360"/>
          </w:pPr>
        </w:pPrChange>
      </w:pPr>
      <w:ins w:id="155" w:author="Mohamed Asbour Kaba Diakité" w:date="2026-02-14T12:40:05Z">
        <w:r>
          <w:rPr/>
          <w:t>Compétences techniques à développer</w:t>
        </w:r>
      </w:ins>
    </w:p>
    <w:p w14:paraId="02820281">
      <w:pPr>
        <w:pStyle w:val="9"/>
        <w:keepNext w:val="0"/>
        <w:keepLines w:val="0"/>
        <w:widowControl/>
        <w:suppressLineNumbers w:val="0"/>
        <w:tabs>
          <w:tab w:val="left" w:pos="720"/>
        </w:tabs>
        <w:spacing w:before="0" w:beforeAutospacing="1" w:after="0" w:afterAutospacing="1"/>
        <w:ind w:left="720"/>
        <w:rPr>
          <w:ins w:id="157" w:author="Mohamed Asbour Kaba Diakité" w:date="2026-02-14T12:40:05Z"/>
        </w:rPr>
        <w:pPrChange w:id="156" w:author="Mohamed Asbour Kaba Diakité" w:date="2026-02-14T12:44:43Z">
          <w:pPr>
            <w:keepNext w:val="0"/>
            <w:keepLines w:val="0"/>
            <w:widowControl/>
            <w:numPr>
              <w:ilvl w:val="0"/>
              <w:numId w:val="7"/>
            </w:numPr>
            <w:suppressLineNumbers w:val="0"/>
            <w:spacing w:before="0" w:beforeAutospacing="1" w:after="0" w:afterAutospacing="1"/>
            <w:ind w:left="1440" w:hanging="360"/>
          </w:pPr>
        </w:pPrChange>
      </w:pPr>
      <w:ins w:id="158" w:author="Mohamed Asbour Kaba Diakité" w:date="2026-02-14T12:40:05Z">
        <w:r>
          <w:rPr/>
          <w:t>Contributions opérationnelles attendues</w:t>
        </w:r>
      </w:ins>
    </w:p>
    <w:p w14:paraId="09A3C352">
      <w:pPr>
        <w:pStyle w:val="3"/>
        <w:keepNext w:val="0"/>
        <w:keepLines w:val="0"/>
        <w:widowControl/>
        <w:suppressLineNumbers w:val="0"/>
        <w:rPr>
          <w:ins w:id="159" w:author="Mohamed Asbour Kaba Diakité" w:date="2026-02-14T12:40:05Z"/>
        </w:rPr>
      </w:pPr>
      <w:ins w:id="160" w:author="Mohamed Asbour Kaba Diakité" w:date="2026-02-14T12:40:05Z">
        <w:r>
          <w:rPr>
            <w:rStyle w:val="6"/>
            <w:b/>
            <w:bCs/>
          </w:rPr>
          <w:t>7. Tâches et Activités Réalisées (Section Principale)</w:t>
        </w:r>
      </w:ins>
    </w:p>
    <w:p w14:paraId="2536A237">
      <w:pPr>
        <w:pStyle w:val="9"/>
        <w:keepNext w:val="0"/>
        <w:keepLines w:val="0"/>
        <w:widowControl/>
        <w:suppressLineNumbers w:val="0"/>
        <w:tabs>
          <w:tab w:val="left" w:pos="720"/>
        </w:tabs>
        <w:spacing w:before="0" w:beforeAutospacing="1" w:after="0" w:afterAutospacing="1"/>
        <w:ind w:left="1440"/>
        <w:rPr>
          <w:ins w:id="162" w:author="Mohamed Asbour Kaba Diakité" w:date="2026-02-14T12:40:05Z"/>
        </w:rPr>
        <w:pPrChange w:id="161" w:author="Mohamed Asbour Kaba Diakité" w:date="2026-02-14T12:44:37Z">
          <w:pPr>
            <w:keepNext w:val="0"/>
            <w:keepLines w:val="0"/>
            <w:widowControl/>
            <w:numPr>
              <w:ilvl w:val="0"/>
              <w:numId w:val="8"/>
            </w:numPr>
            <w:suppressLineNumbers w:val="0"/>
            <w:spacing w:before="0" w:beforeAutospacing="1" w:after="0" w:afterAutospacing="1"/>
            <w:ind w:left="1440" w:hanging="360"/>
          </w:pPr>
        </w:pPrChange>
      </w:pPr>
      <w:ins w:id="163" w:author="Mohamed Asbour Kaba Diakité" w:date="2026-02-14T12:40:05Z">
        <w:r>
          <w:rPr/>
          <w:t>Décrivez en détail :</w:t>
        </w:r>
      </w:ins>
    </w:p>
    <w:p w14:paraId="2AF1CF40">
      <w:pPr>
        <w:pStyle w:val="9"/>
        <w:keepNext w:val="0"/>
        <w:keepLines w:val="0"/>
        <w:widowControl/>
        <w:suppressLineNumbers w:val="0"/>
        <w:tabs>
          <w:tab w:val="left" w:pos="720"/>
        </w:tabs>
        <w:spacing w:before="0" w:beforeAutospacing="1" w:after="0" w:afterAutospacing="1"/>
        <w:ind w:left="720"/>
        <w:rPr>
          <w:ins w:id="165" w:author="Mohamed Asbour Kaba Diakité" w:date="2026-02-14T12:40:05Z"/>
        </w:rPr>
        <w:pPrChange w:id="164" w:author="Mohamed Asbour Kaba Diakité" w:date="2026-02-14T12:44:34Z">
          <w:pPr>
            <w:keepNext w:val="0"/>
            <w:keepLines w:val="0"/>
            <w:widowControl/>
            <w:numPr>
              <w:ilvl w:val="0"/>
              <w:numId w:val="8"/>
            </w:numPr>
            <w:suppressLineNumbers w:val="0"/>
            <w:spacing w:before="0" w:beforeAutospacing="1" w:after="0" w:afterAutospacing="1"/>
            <w:ind w:left="1440" w:hanging="360"/>
          </w:pPr>
        </w:pPrChange>
      </w:pPr>
      <w:ins w:id="166" w:author="Mohamed Asbour Kaba Diakité" w:date="2026-02-14T12:40:05Z">
        <w:r>
          <w:rPr/>
          <w:t>Activités de support informatique</w:t>
        </w:r>
      </w:ins>
    </w:p>
    <w:p w14:paraId="0DB49F10">
      <w:pPr>
        <w:pStyle w:val="9"/>
        <w:keepNext w:val="0"/>
        <w:keepLines w:val="0"/>
        <w:widowControl/>
        <w:suppressLineNumbers w:val="0"/>
        <w:tabs>
          <w:tab w:val="left" w:pos="720"/>
        </w:tabs>
        <w:spacing w:before="0" w:beforeAutospacing="1" w:after="0" w:afterAutospacing="1"/>
        <w:ind w:left="720"/>
        <w:rPr>
          <w:ins w:id="168" w:author="Mohamed Asbour Kaba Diakité" w:date="2026-02-14T12:40:05Z"/>
        </w:rPr>
        <w:pPrChange w:id="167" w:author="Mohamed Asbour Kaba Diakité" w:date="2026-02-14T12:44:29Z">
          <w:pPr>
            <w:keepNext w:val="0"/>
            <w:keepLines w:val="0"/>
            <w:widowControl/>
            <w:numPr>
              <w:ilvl w:val="0"/>
              <w:numId w:val="8"/>
            </w:numPr>
            <w:suppressLineNumbers w:val="0"/>
            <w:spacing w:before="0" w:beforeAutospacing="1" w:after="0" w:afterAutospacing="1"/>
            <w:ind w:left="1440" w:hanging="360"/>
          </w:pPr>
        </w:pPrChange>
      </w:pPr>
      <w:ins w:id="169" w:author="Mohamed Asbour Kaba Diakité" w:date="2026-02-14T12:40:05Z">
        <w:r>
          <w:rPr/>
          <w:t>Configuration ou dépannage réseau</w:t>
        </w:r>
      </w:ins>
    </w:p>
    <w:p w14:paraId="65295E4D">
      <w:pPr>
        <w:pStyle w:val="9"/>
        <w:keepNext w:val="0"/>
        <w:keepLines w:val="0"/>
        <w:widowControl/>
        <w:suppressLineNumbers w:val="0"/>
        <w:tabs>
          <w:tab w:val="left" w:pos="720"/>
        </w:tabs>
        <w:spacing w:before="0" w:beforeAutospacing="1" w:after="0" w:afterAutospacing="1"/>
        <w:ind w:left="720"/>
        <w:rPr>
          <w:ins w:id="171" w:author="Mohamed Asbour Kaba Diakité" w:date="2026-02-14T12:40:05Z"/>
        </w:rPr>
        <w:pPrChange w:id="170" w:author="Mohamed Asbour Kaba Diakité" w:date="2026-02-14T12:44:25Z">
          <w:pPr>
            <w:keepNext w:val="0"/>
            <w:keepLines w:val="0"/>
            <w:widowControl/>
            <w:numPr>
              <w:ilvl w:val="0"/>
              <w:numId w:val="8"/>
            </w:numPr>
            <w:suppressLineNumbers w:val="0"/>
            <w:spacing w:before="0" w:beforeAutospacing="1" w:after="0" w:afterAutospacing="1"/>
            <w:ind w:left="1440" w:hanging="360"/>
          </w:pPr>
        </w:pPrChange>
      </w:pPr>
      <w:ins w:id="172" w:author="Mohamed Asbour Kaba Diakité" w:date="2026-02-14T12:40:05Z">
        <w:r>
          <w:rPr/>
          <w:t>Installation et maintenance de logiciels</w:t>
        </w:r>
      </w:ins>
    </w:p>
    <w:p w14:paraId="36F68E82">
      <w:pPr>
        <w:pStyle w:val="9"/>
        <w:keepNext w:val="0"/>
        <w:keepLines w:val="0"/>
        <w:widowControl/>
        <w:suppressLineNumbers w:val="0"/>
        <w:tabs>
          <w:tab w:val="left" w:pos="720"/>
        </w:tabs>
        <w:spacing w:before="0" w:beforeAutospacing="1" w:after="0" w:afterAutospacing="1"/>
        <w:ind w:left="720"/>
        <w:rPr>
          <w:ins w:id="174" w:author="Mohamed Asbour Kaba Diakité" w:date="2026-02-14T12:40:05Z"/>
        </w:rPr>
        <w:pPrChange w:id="173" w:author="Mohamed Asbour Kaba Diakité" w:date="2026-02-14T12:44:20Z">
          <w:pPr>
            <w:keepNext w:val="0"/>
            <w:keepLines w:val="0"/>
            <w:widowControl/>
            <w:numPr>
              <w:ilvl w:val="0"/>
              <w:numId w:val="8"/>
            </w:numPr>
            <w:suppressLineNumbers w:val="0"/>
            <w:spacing w:before="0" w:beforeAutospacing="1" w:after="0" w:afterAutospacing="1"/>
            <w:ind w:left="1440" w:hanging="360"/>
          </w:pPr>
        </w:pPrChange>
      </w:pPr>
      <w:ins w:id="175" w:author="Mohamed Asbour Kaba Diakité" w:date="2026-02-14T12:40:05Z">
        <w:r>
          <w:rPr/>
          <w:t>Gestion de bases de données</w:t>
        </w:r>
      </w:ins>
    </w:p>
    <w:p w14:paraId="2D918C1D">
      <w:pPr>
        <w:pStyle w:val="9"/>
        <w:keepNext w:val="0"/>
        <w:keepLines w:val="0"/>
        <w:widowControl/>
        <w:suppressLineNumbers w:val="0"/>
        <w:tabs>
          <w:tab w:val="left" w:pos="720"/>
        </w:tabs>
        <w:spacing w:before="0" w:beforeAutospacing="1" w:after="0" w:afterAutospacing="1"/>
        <w:ind w:left="720"/>
        <w:rPr>
          <w:ins w:id="177" w:author="Mohamed Asbour Kaba Diakité" w:date="2026-02-14T12:40:05Z"/>
        </w:rPr>
        <w:pPrChange w:id="176" w:author="Mohamed Asbour Kaba Diakité" w:date="2026-02-14T12:44:14Z">
          <w:pPr>
            <w:keepNext w:val="0"/>
            <w:keepLines w:val="0"/>
            <w:widowControl/>
            <w:numPr>
              <w:ilvl w:val="0"/>
              <w:numId w:val="8"/>
            </w:numPr>
            <w:suppressLineNumbers w:val="0"/>
            <w:spacing w:before="0" w:beforeAutospacing="1" w:after="0" w:afterAutospacing="1"/>
            <w:ind w:left="1440" w:hanging="360"/>
          </w:pPr>
        </w:pPrChange>
      </w:pPr>
      <w:ins w:id="178" w:author="Mohamed Asbour Kaba Diakité" w:date="2026-02-14T12:40:05Z">
        <w:r>
          <w:rPr/>
          <w:t>Pratiques de cybersécurité</w:t>
        </w:r>
      </w:ins>
    </w:p>
    <w:p w14:paraId="39905C84">
      <w:pPr>
        <w:pStyle w:val="9"/>
        <w:keepNext w:val="0"/>
        <w:keepLines w:val="0"/>
        <w:widowControl/>
        <w:suppressLineNumbers w:val="0"/>
        <w:tabs>
          <w:tab w:val="left" w:pos="720"/>
        </w:tabs>
        <w:spacing w:before="0" w:beforeAutospacing="1" w:after="0" w:afterAutospacing="1"/>
        <w:ind w:left="720"/>
        <w:rPr>
          <w:ins w:id="180" w:author="Mohamed Asbour Kaba Diakité" w:date="2026-02-14T12:40:05Z"/>
        </w:rPr>
        <w:pPrChange w:id="179" w:author="Mohamed Asbour Kaba Diakité" w:date="2026-02-14T12:43:04Z">
          <w:pPr>
            <w:keepNext w:val="0"/>
            <w:keepLines w:val="0"/>
            <w:widowControl/>
            <w:numPr>
              <w:ilvl w:val="0"/>
              <w:numId w:val="8"/>
            </w:numPr>
            <w:suppressLineNumbers w:val="0"/>
            <w:spacing w:before="0" w:beforeAutospacing="1" w:after="0" w:afterAutospacing="1"/>
            <w:ind w:left="1440" w:hanging="360"/>
          </w:pPr>
        </w:pPrChange>
      </w:pPr>
      <w:ins w:id="181" w:author="Mohamed Asbour Kaba Diakité" w:date="2026-02-14T12:40:05Z">
        <w:r>
          <w:rPr/>
          <w:t>Participation à des projets</w:t>
        </w:r>
      </w:ins>
    </w:p>
    <w:p w14:paraId="3D88604C">
      <w:pPr>
        <w:pStyle w:val="9"/>
        <w:keepNext w:val="0"/>
        <w:keepLines w:val="0"/>
        <w:widowControl/>
        <w:suppressLineNumbers w:val="0"/>
        <w:tabs>
          <w:tab w:val="left" w:pos="720"/>
        </w:tabs>
        <w:spacing w:before="0" w:beforeAutospacing="1" w:after="0" w:afterAutospacing="1"/>
        <w:ind w:left="1440"/>
        <w:rPr>
          <w:ins w:id="183" w:author="Mohamed Asbour Kaba Diakité" w:date="2026-02-14T12:40:05Z"/>
        </w:rPr>
        <w:pPrChange w:id="182" w:author="Mohamed Asbour Kaba Diakité" w:date="2026-02-14T12:42:58Z">
          <w:pPr>
            <w:keepNext w:val="0"/>
            <w:keepLines w:val="0"/>
            <w:widowControl/>
            <w:numPr>
              <w:ilvl w:val="0"/>
              <w:numId w:val="9"/>
            </w:numPr>
            <w:suppressLineNumbers w:val="0"/>
            <w:spacing w:before="0" w:beforeAutospacing="1" w:after="0" w:afterAutospacing="1"/>
            <w:ind w:left="1440" w:hanging="360"/>
          </w:pPr>
        </w:pPrChange>
      </w:pPr>
      <w:ins w:id="184" w:author="Mohamed Asbour Kaba Diakité" w:date="2026-02-14T12:40:05Z">
        <w:r>
          <w:rPr/>
          <w:t>Pour chaque tâche :</w:t>
        </w:r>
      </w:ins>
    </w:p>
    <w:p w14:paraId="3D5B0D82">
      <w:pPr>
        <w:pStyle w:val="9"/>
        <w:keepNext w:val="0"/>
        <w:keepLines w:val="0"/>
        <w:widowControl/>
        <w:suppressLineNumbers w:val="0"/>
        <w:tabs>
          <w:tab w:val="left" w:pos="720"/>
        </w:tabs>
        <w:spacing w:before="0" w:beforeAutospacing="1" w:after="0" w:afterAutospacing="1"/>
        <w:ind w:left="720"/>
        <w:rPr>
          <w:ins w:id="186" w:author="Mohamed Asbour Kaba Diakité" w:date="2026-02-14T12:40:05Z"/>
        </w:rPr>
        <w:pPrChange w:id="185" w:author="Mohamed Asbour Kaba Diakité" w:date="2026-02-14T12:42:56Z">
          <w:pPr>
            <w:keepNext w:val="0"/>
            <w:keepLines w:val="0"/>
            <w:widowControl/>
            <w:numPr>
              <w:ilvl w:val="0"/>
              <w:numId w:val="9"/>
            </w:numPr>
            <w:suppressLineNumbers w:val="0"/>
            <w:spacing w:before="0" w:beforeAutospacing="1" w:after="0" w:afterAutospacing="1"/>
            <w:ind w:left="1440" w:hanging="360"/>
          </w:pPr>
        </w:pPrChange>
      </w:pPr>
      <w:ins w:id="187" w:author="Mohamed Asbour Kaba Diakité" w:date="2026-02-14T12:40:05Z">
        <w:r>
          <w:rPr/>
          <w:t>Objectif</w:t>
        </w:r>
      </w:ins>
    </w:p>
    <w:p w14:paraId="03535265">
      <w:pPr>
        <w:pStyle w:val="9"/>
        <w:keepNext w:val="0"/>
        <w:keepLines w:val="0"/>
        <w:widowControl/>
        <w:suppressLineNumbers w:val="0"/>
        <w:tabs>
          <w:tab w:val="left" w:pos="720"/>
        </w:tabs>
        <w:spacing w:before="0" w:beforeAutospacing="1" w:after="0" w:afterAutospacing="1"/>
        <w:ind w:left="720"/>
        <w:rPr>
          <w:ins w:id="189" w:author="Mohamed Asbour Kaba Diakité" w:date="2026-02-14T12:40:05Z"/>
        </w:rPr>
        <w:pPrChange w:id="188" w:author="Mohamed Asbour Kaba Diakité" w:date="2026-02-14T12:42:52Z">
          <w:pPr>
            <w:keepNext w:val="0"/>
            <w:keepLines w:val="0"/>
            <w:widowControl/>
            <w:numPr>
              <w:ilvl w:val="0"/>
              <w:numId w:val="9"/>
            </w:numPr>
            <w:suppressLineNumbers w:val="0"/>
            <w:spacing w:before="0" w:beforeAutospacing="1" w:after="0" w:afterAutospacing="1"/>
            <w:ind w:left="1440" w:hanging="360"/>
          </w:pPr>
        </w:pPrChange>
      </w:pPr>
      <w:ins w:id="190" w:author="Mohamed Asbour Kaba Diakité" w:date="2026-02-14T12:40:05Z">
        <w:r>
          <w:rPr/>
          <w:t>Outils utilisés</w:t>
        </w:r>
      </w:ins>
    </w:p>
    <w:p w14:paraId="2A9ED711">
      <w:pPr>
        <w:pStyle w:val="9"/>
        <w:keepNext w:val="0"/>
        <w:keepLines w:val="0"/>
        <w:widowControl/>
        <w:suppressLineNumbers w:val="0"/>
        <w:tabs>
          <w:tab w:val="left" w:pos="720"/>
        </w:tabs>
        <w:spacing w:before="0" w:beforeAutospacing="1" w:after="0" w:afterAutospacing="1"/>
        <w:ind w:left="720"/>
        <w:rPr>
          <w:ins w:id="192" w:author="Mohamed Asbour Kaba Diakité" w:date="2026-02-14T12:40:05Z"/>
        </w:rPr>
        <w:pPrChange w:id="191" w:author="Mohamed Asbour Kaba Diakité" w:date="2026-02-14T12:42:49Z">
          <w:pPr>
            <w:keepNext w:val="0"/>
            <w:keepLines w:val="0"/>
            <w:widowControl/>
            <w:numPr>
              <w:ilvl w:val="0"/>
              <w:numId w:val="9"/>
            </w:numPr>
            <w:suppressLineNumbers w:val="0"/>
            <w:spacing w:before="0" w:beforeAutospacing="1" w:after="0" w:afterAutospacing="1"/>
            <w:ind w:left="1440" w:hanging="360"/>
          </w:pPr>
        </w:pPrChange>
      </w:pPr>
      <w:ins w:id="193" w:author="Mohamed Asbour Kaba Diakité" w:date="2026-02-14T12:40:05Z">
        <w:r>
          <w:rPr/>
          <w:t>Méthodologie</w:t>
        </w:r>
      </w:ins>
    </w:p>
    <w:p w14:paraId="665C431D">
      <w:pPr>
        <w:pStyle w:val="9"/>
        <w:keepNext w:val="0"/>
        <w:keepLines w:val="0"/>
        <w:widowControl/>
        <w:suppressLineNumbers w:val="0"/>
        <w:tabs>
          <w:tab w:val="left" w:pos="720"/>
        </w:tabs>
        <w:spacing w:before="0" w:beforeAutospacing="1" w:after="0" w:afterAutospacing="1"/>
        <w:ind w:left="720"/>
        <w:rPr>
          <w:ins w:id="195" w:author="Mohamed Asbour Kaba Diakité" w:date="2026-02-14T12:40:05Z"/>
        </w:rPr>
        <w:pPrChange w:id="194" w:author="Mohamed Asbour Kaba Diakité" w:date="2026-02-14T12:42:45Z">
          <w:pPr>
            <w:keepNext w:val="0"/>
            <w:keepLines w:val="0"/>
            <w:widowControl/>
            <w:numPr>
              <w:ilvl w:val="0"/>
              <w:numId w:val="9"/>
            </w:numPr>
            <w:suppressLineNumbers w:val="0"/>
            <w:spacing w:before="0" w:beforeAutospacing="1" w:after="0" w:afterAutospacing="1"/>
            <w:ind w:left="1440" w:hanging="360"/>
          </w:pPr>
        </w:pPrChange>
      </w:pPr>
      <w:ins w:id="196" w:author="Mohamed Asbour Kaba Diakité" w:date="2026-02-14T12:40:05Z">
        <w:r>
          <w:rPr/>
          <w:t>Résultats</w:t>
        </w:r>
      </w:ins>
    </w:p>
    <w:p w14:paraId="51401679">
      <w:pPr>
        <w:pStyle w:val="3"/>
        <w:keepNext w:val="0"/>
        <w:keepLines w:val="0"/>
        <w:widowControl/>
        <w:suppressLineNumbers w:val="0"/>
        <w:rPr>
          <w:ins w:id="197" w:author="Mohamed Asbour Kaba Diakité" w:date="2026-02-14T12:40:05Z"/>
        </w:rPr>
      </w:pPr>
      <w:ins w:id="198" w:author="Mohamed Asbour Kaba Diakité" w:date="2026-02-14T12:40:05Z">
        <w:r>
          <w:rPr>
            <w:rStyle w:val="6"/>
            <w:b/>
            <w:bCs/>
          </w:rPr>
          <w:t>8. Compétences Techniques Acquises</w:t>
        </w:r>
      </w:ins>
    </w:p>
    <w:p w14:paraId="099E20B1">
      <w:pPr>
        <w:pStyle w:val="9"/>
        <w:keepNext w:val="0"/>
        <w:keepLines w:val="0"/>
        <w:widowControl/>
        <w:suppressLineNumbers w:val="0"/>
        <w:tabs>
          <w:tab w:val="left" w:pos="720"/>
        </w:tabs>
        <w:spacing w:before="0" w:beforeAutospacing="1" w:after="0" w:afterAutospacing="1"/>
        <w:ind w:left="1440"/>
        <w:rPr>
          <w:ins w:id="200" w:author="Mohamed Asbour Kaba Diakité" w:date="2026-02-14T12:40:05Z"/>
        </w:rPr>
        <w:pPrChange w:id="199" w:author="Mohamed Asbour Kaba Diakité" w:date="2026-02-14T12:42:41Z">
          <w:pPr>
            <w:keepNext w:val="0"/>
            <w:keepLines w:val="0"/>
            <w:widowControl/>
            <w:numPr>
              <w:ilvl w:val="0"/>
              <w:numId w:val="10"/>
            </w:numPr>
            <w:suppressLineNumbers w:val="0"/>
            <w:spacing w:before="0" w:beforeAutospacing="1" w:after="0" w:afterAutospacing="1"/>
            <w:ind w:left="1440" w:hanging="360"/>
          </w:pPr>
        </w:pPrChange>
      </w:pPr>
      <w:ins w:id="201" w:author="Mohamed Asbour Kaba Diakité" w:date="2026-02-14T12:40:05Z">
        <w:r>
          <w:rPr/>
          <w:t>Exemples :</w:t>
        </w:r>
      </w:ins>
    </w:p>
    <w:p w14:paraId="502C79A6">
      <w:pPr>
        <w:pStyle w:val="9"/>
        <w:keepNext w:val="0"/>
        <w:keepLines w:val="0"/>
        <w:widowControl/>
        <w:suppressLineNumbers w:val="0"/>
        <w:tabs>
          <w:tab w:val="left" w:pos="720"/>
        </w:tabs>
        <w:spacing w:before="0" w:beforeAutospacing="1" w:after="0" w:afterAutospacing="1"/>
        <w:ind w:left="720"/>
        <w:rPr>
          <w:ins w:id="203" w:author="Mohamed Asbour Kaba Diakité" w:date="2026-02-14T12:40:05Z"/>
        </w:rPr>
        <w:pPrChange w:id="202" w:author="Mohamed Asbour Kaba Diakité" w:date="2026-02-14T12:42:39Z">
          <w:pPr>
            <w:keepNext w:val="0"/>
            <w:keepLines w:val="0"/>
            <w:widowControl/>
            <w:numPr>
              <w:ilvl w:val="0"/>
              <w:numId w:val="10"/>
            </w:numPr>
            <w:suppressLineNumbers w:val="0"/>
            <w:spacing w:before="0" w:beforeAutospacing="1" w:after="0" w:afterAutospacing="1"/>
            <w:ind w:left="1440" w:hanging="360"/>
          </w:pPr>
        </w:pPrChange>
      </w:pPr>
      <w:ins w:id="204" w:author="Mohamed Asbour Kaba Diakité" w:date="2026-02-14T12:40:05Z">
        <w:r>
          <w:rPr/>
          <w:t>Administration système</w:t>
        </w:r>
      </w:ins>
    </w:p>
    <w:p w14:paraId="3CD6F708">
      <w:pPr>
        <w:pStyle w:val="9"/>
        <w:keepNext w:val="0"/>
        <w:keepLines w:val="0"/>
        <w:widowControl/>
        <w:suppressLineNumbers w:val="0"/>
        <w:tabs>
          <w:tab w:val="left" w:pos="720"/>
        </w:tabs>
        <w:spacing w:before="0" w:beforeAutospacing="1" w:after="0" w:afterAutospacing="1"/>
        <w:ind w:left="720"/>
        <w:rPr>
          <w:ins w:id="206" w:author="Mohamed Asbour Kaba Diakité" w:date="2026-02-14T12:40:05Z"/>
        </w:rPr>
        <w:pPrChange w:id="205" w:author="Mohamed Asbour Kaba Diakité" w:date="2026-02-14T12:42:36Z">
          <w:pPr>
            <w:keepNext w:val="0"/>
            <w:keepLines w:val="0"/>
            <w:widowControl/>
            <w:numPr>
              <w:ilvl w:val="0"/>
              <w:numId w:val="10"/>
            </w:numPr>
            <w:suppressLineNumbers w:val="0"/>
            <w:spacing w:before="0" w:beforeAutospacing="1" w:after="0" w:afterAutospacing="1"/>
            <w:ind w:left="1440" w:hanging="360"/>
          </w:pPr>
        </w:pPrChange>
      </w:pPr>
      <w:ins w:id="207" w:author="Mohamed Asbour Kaba Diakité" w:date="2026-02-14T12:40:05Z">
        <w:r>
          <w:rPr/>
          <w:t>Bases du réseau</w:t>
        </w:r>
      </w:ins>
    </w:p>
    <w:p w14:paraId="322068E9">
      <w:pPr>
        <w:pStyle w:val="9"/>
        <w:keepNext w:val="0"/>
        <w:keepLines w:val="0"/>
        <w:widowControl/>
        <w:suppressLineNumbers w:val="0"/>
        <w:tabs>
          <w:tab w:val="left" w:pos="720"/>
        </w:tabs>
        <w:spacing w:before="0" w:beforeAutospacing="1" w:after="0" w:afterAutospacing="1"/>
        <w:ind w:left="720"/>
        <w:rPr>
          <w:ins w:id="209" w:author="Mohamed Asbour Kaba Diakité" w:date="2026-02-14T12:40:05Z"/>
        </w:rPr>
        <w:pPrChange w:id="208" w:author="Mohamed Asbour Kaba Diakité" w:date="2026-02-14T12:42:33Z">
          <w:pPr>
            <w:keepNext w:val="0"/>
            <w:keepLines w:val="0"/>
            <w:widowControl/>
            <w:numPr>
              <w:ilvl w:val="0"/>
              <w:numId w:val="10"/>
            </w:numPr>
            <w:suppressLineNumbers w:val="0"/>
            <w:spacing w:before="0" w:beforeAutospacing="1" w:after="0" w:afterAutospacing="1"/>
            <w:ind w:left="1440" w:hanging="360"/>
          </w:pPr>
        </w:pPrChange>
      </w:pPr>
      <w:ins w:id="210" w:author="Mohamed Asbour Kaba Diakité" w:date="2026-02-14T12:40:05Z">
        <w:r>
          <w:rPr/>
          <w:t>Dépannage matériel</w:t>
        </w:r>
      </w:ins>
    </w:p>
    <w:p w14:paraId="62731BD1">
      <w:pPr>
        <w:pStyle w:val="9"/>
        <w:keepNext w:val="0"/>
        <w:keepLines w:val="0"/>
        <w:widowControl/>
        <w:suppressLineNumbers w:val="0"/>
        <w:tabs>
          <w:tab w:val="left" w:pos="720"/>
        </w:tabs>
        <w:spacing w:before="0" w:beforeAutospacing="1" w:after="0" w:afterAutospacing="1"/>
        <w:ind w:left="720"/>
        <w:rPr>
          <w:ins w:id="212" w:author="Mohamed Asbour Kaba Diakité" w:date="2026-02-14T12:40:05Z"/>
        </w:rPr>
        <w:pPrChange w:id="211" w:author="Mohamed Asbour Kaba Diakité" w:date="2026-02-14T12:42:29Z">
          <w:pPr>
            <w:keepNext w:val="0"/>
            <w:keepLines w:val="0"/>
            <w:widowControl/>
            <w:numPr>
              <w:ilvl w:val="0"/>
              <w:numId w:val="10"/>
            </w:numPr>
            <w:suppressLineNumbers w:val="0"/>
            <w:spacing w:before="0" w:beforeAutospacing="1" w:after="0" w:afterAutospacing="1"/>
            <w:ind w:left="1440" w:hanging="360"/>
          </w:pPr>
        </w:pPrChange>
      </w:pPr>
      <w:ins w:id="213" w:author="Mohamed Asbour Kaba Diakité" w:date="2026-02-14T12:40:05Z">
        <w:r>
          <w:rPr/>
          <w:t>Documentation informatique</w:t>
        </w:r>
      </w:ins>
    </w:p>
    <w:p w14:paraId="5A24D592">
      <w:pPr>
        <w:pStyle w:val="9"/>
        <w:keepNext w:val="0"/>
        <w:keepLines w:val="0"/>
        <w:widowControl/>
        <w:suppressLineNumbers w:val="0"/>
        <w:tabs>
          <w:tab w:val="left" w:pos="720"/>
        </w:tabs>
        <w:spacing w:before="0" w:beforeAutospacing="1" w:after="0" w:afterAutospacing="1"/>
        <w:ind w:left="720"/>
        <w:rPr>
          <w:ins w:id="215" w:author="Mohamed Asbour Kaba Diakité" w:date="2026-02-14T12:40:05Z"/>
        </w:rPr>
        <w:pPrChange w:id="214" w:author="Mohamed Asbour Kaba Diakité" w:date="2026-02-14T12:42:26Z">
          <w:pPr>
            <w:keepNext w:val="0"/>
            <w:keepLines w:val="0"/>
            <w:widowControl/>
            <w:numPr>
              <w:ilvl w:val="0"/>
              <w:numId w:val="10"/>
            </w:numPr>
            <w:suppressLineNumbers w:val="0"/>
            <w:spacing w:before="0" w:beforeAutospacing="1" w:after="0" w:afterAutospacing="1"/>
            <w:ind w:left="1440" w:hanging="360"/>
          </w:pPr>
        </w:pPrChange>
      </w:pPr>
      <w:ins w:id="216" w:author="Mohamed Asbour Kaba Diakité" w:date="2026-02-14T12:40:05Z">
        <w:r>
          <w:rPr/>
          <w:t>Systèmes de ticketing</w:t>
        </w:r>
      </w:ins>
    </w:p>
    <w:p w14:paraId="2481EC2B">
      <w:pPr>
        <w:pStyle w:val="9"/>
        <w:keepNext w:val="0"/>
        <w:keepLines w:val="0"/>
        <w:widowControl/>
        <w:suppressLineNumbers w:val="0"/>
        <w:tabs>
          <w:tab w:val="left" w:pos="720"/>
        </w:tabs>
        <w:spacing w:before="0" w:beforeAutospacing="1" w:after="0" w:afterAutospacing="1"/>
        <w:ind w:left="720"/>
        <w:rPr>
          <w:ins w:id="218" w:author="Mohamed Asbour Kaba Diakité" w:date="2026-02-14T12:40:05Z"/>
        </w:rPr>
        <w:pPrChange w:id="217" w:author="Mohamed Asbour Kaba Diakité" w:date="2026-02-14T12:42:21Z">
          <w:pPr>
            <w:keepNext w:val="0"/>
            <w:keepLines w:val="0"/>
            <w:widowControl/>
            <w:numPr>
              <w:ilvl w:val="0"/>
              <w:numId w:val="10"/>
            </w:numPr>
            <w:suppressLineNumbers w:val="0"/>
            <w:spacing w:before="0" w:beforeAutospacing="1" w:after="0" w:afterAutospacing="1"/>
            <w:ind w:left="1440" w:hanging="360"/>
          </w:pPr>
        </w:pPrChange>
      </w:pPr>
      <w:ins w:id="219" w:author="Mohamed Asbour Kaba Diakité" w:date="2026-02-14T12:40:05Z">
        <w:r>
          <w:rPr/>
          <w:t>Sensibilisation à la sécurité informatique</w:t>
        </w:r>
      </w:ins>
    </w:p>
    <w:p w14:paraId="63D20DC2">
      <w:pPr>
        <w:pStyle w:val="3"/>
        <w:keepNext w:val="0"/>
        <w:keepLines w:val="0"/>
        <w:widowControl/>
        <w:suppressLineNumbers w:val="0"/>
        <w:tabs>
          <w:tab w:val="left" w:pos="720"/>
        </w:tabs>
        <w:spacing w:before="0" w:beforeAutospacing="1" w:after="0" w:afterAutospacing="1"/>
        <w:ind w:left="1440"/>
        <w:rPr>
          <w:ins w:id="221" w:author="Mohamed Asbour Kaba Diakité" w:date="2026-02-14T12:40:05Z"/>
        </w:rPr>
        <w:pPrChange w:id="220" w:author="Mohamed Asbour Kaba Diakité" w:date="2026-02-14T12:42:18Z">
          <w:pPr>
            <w:keepNext w:val="0"/>
            <w:keepLines w:val="0"/>
            <w:widowControl/>
            <w:numPr>
              <w:ilvl w:val="0"/>
              <w:numId w:val="11"/>
            </w:numPr>
            <w:suppressLineNumbers w:val="0"/>
            <w:spacing w:before="0" w:beforeAutospacing="1" w:after="0" w:afterAutospacing="1"/>
            <w:ind w:left="1440" w:hanging="360"/>
          </w:pPr>
        </w:pPrChange>
      </w:pPr>
      <w:ins w:id="222" w:author="Mohamed Asbour Kaba Diakité" w:date="2026-02-14T12:40:05Z">
        <w:r>
          <w:rPr>
            <w:rStyle w:val="6"/>
            <w:b/>
            <w:bCs/>
          </w:rPr>
          <w:t>9. Difficultés Rencontrées</w:t>
        </w:r>
      </w:ins>
    </w:p>
    <w:p w14:paraId="271F33D3">
      <w:pPr>
        <w:pStyle w:val="9"/>
        <w:keepNext w:val="0"/>
        <w:keepLines w:val="0"/>
        <w:widowControl/>
        <w:suppressLineNumbers w:val="0"/>
        <w:tabs>
          <w:tab w:val="left" w:pos="720"/>
        </w:tabs>
        <w:spacing w:before="0" w:beforeAutospacing="1" w:after="0" w:afterAutospacing="1"/>
        <w:ind w:left="720"/>
        <w:rPr>
          <w:ins w:id="224" w:author="Mohamed Asbour Kaba Diakité" w:date="2026-02-14T12:40:05Z"/>
        </w:rPr>
        <w:pPrChange w:id="223" w:author="Mohamed Asbour Kaba Diakité" w:date="2026-02-14T12:42:16Z">
          <w:pPr>
            <w:keepNext w:val="0"/>
            <w:keepLines w:val="0"/>
            <w:widowControl/>
            <w:numPr>
              <w:ilvl w:val="0"/>
              <w:numId w:val="11"/>
            </w:numPr>
            <w:suppressLineNumbers w:val="0"/>
            <w:spacing w:before="0" w:beforeAutospacing="1" w:after="0" w:afterAutospacing="1"/>
            <w:ind w:left="1440" w:hanging="360"/>
          </w:pPr>
        </w:pPrChange>
      </w:pPr>
      <w:ins w:id="225" w:author="Mohamed Asbour Kaba Diakité" w:date="2026-02-14T12:40:05Z">
        <w:r>
          <w:rPr/>
          <w:t>Problèmes techniques</w:t>
        </w:r>
      </w:ins>
    </w:p>
    <w:p w14:paraId="225C8935">
      <w:pPr>
        <w:pStyle w:val="9"/>
        <w:keepNext w:val="0"/>
        <w:keepLines w:val="0"/>
        <w:widowControl/>
        <w:suppressLineNumbers w:val="0"/>
        <w:tabs>
          <w:tab w:val="left" w:pos="720"/>
        </w:tabs>
        <w:spacing w:before="0" w:beforeAutospacing="1" w:after="0" w:afterAutospacing="1"/>
        <w:ind w:left="720"/>
        <w:rPr>
          <w:ins w:id="227" w:author="Mohamed Asbour Kaba Diakité" w:date="2026-02-14T12:40:05Z"/>
        </w:rPr>
        <w:pPrChange w:id="226" w:author="Mohamed Asbour Kaba Diakité" w:date="2026-02-14T12:42:12Z">
          <w:pPr>
            <w:keepNext w:val="0"/>
            <w:keepLines w:val="0"/>
            <w:widowControl/>
            <w:numPr>
              <w:ilvl w:val="0"/>
              <w:numId w:val="11"/>
            </w:numPr>
            <w:suppressLineNumbers w:val="0"/>
            <w:spacing w:before="0" w:beforeAutospacing="1" w:after="0" w:afterAutospacing="1"/>
            <w:ind w:left="1440" w:hanging="360"/>
          </w:pPr>
        </w:pPrChange>
      </w:pPr>
      <w:ins w:id="228" w:author="Mohamed Asbour Kaba Diakité" w:date="2026-02-14T12:40:05Z">
        <w:r>
          <w:rPr/>
          <w:t>Difficultés de communication</w:t>
        </w:r>
      </w:ins>
    </w:p>
    <w:p w14:paraId="06435276">
      <w:pPr>
        <w:pStyle w:val="9"/>
        <w:keepNext w:val="0"/>
        <w:keepLines w:val="0"/>
        <w:widowControl/>
        <w:suppressLineNumbers w:val="0"/>
        <w:tabs>
          <w:tab w:val="left" w:pos="720"/>
        </w:tabs>
        <w:spacing w:before="0" w:beforeAutospacing="1" w:after="0" w:afterAutospacing="1"/>
        <w:ind w:left="720"/>
        <w:rPr>
          <w:ins w:id="230" w:author="Mohamed Asbour Kaba Diakité" w:date="2026-02-14T12:40:05Z"/>
        </w:rPr>
        <w:pPrChange w:id="229" w:author="Mohamed Asbour Kaba Diakité" w:date="2026-02-14T12:42:08Z">
          <w:pPr>
            <w:keepNext w:val="0"/>
            <w:keepLines w:val="0"/>
            <w:widowControl/>
            <w:numPr>
              <w:ilvl w:val="0"/>
              <w:numId w:val="11"/>
            </w:numPr>
            <w:suppressLineNumbers w:val="0"/>
            <w:spacing w:before="0" w:beforeAutospacing="1" w:after="0" w:afterAutospacing="1"/>
            <w:ind w:left="1440" w:hanging="360"/>
          </w:pPr>
        </w:pPrChange>
      </w:pPr>
      <w:ins w:id="231" w:author="Mohamed Asbour Kaba Diakité" w:date="2026-02-14T12:40:05Z">
        <w:r>
          <w:rPr/>
          <w:t>Gestion du temps</w:t>
        </w:r>
      </w:ins>
    </w:p>
    <w:p w14:paraId="6404DB91">
      <w:pPr>
        <w:pStyle w:val="9"/>
        <w:keepNext w:val="0"/>
        <w:keepLines w:val="0"/>
        <w:widowControl/>
        <w:suppressLineNumbers w:val="0"/>
        <w:tabs>
          <w:tab w:val="left" w:pos="720"/>
        </w:tabs>
        <w:spacing w:before="0" w:beforeAutospacing="1" w:after="0" w:afterAutospacing="1"/>
        <w:ind w:left="720"/>
        <w:rPr>
          <w:ins w:id="233" w:author="Mohamed Asbour Kaba Diakité" w:date="2026-02-14T12:40:05Z"/>
        </w:rPr>
        <w:pPrChange w:id="232" w:author="Mohamed Asbour Kaba Diakité" w:date="2026-02-14T12:42:04Z">
          <w:pPr>
            <w:keepNext w:val="0"/>
            <w:keepLines w:val="0"/>
            <w:widowControl/>
            <w:numPr>
              <w:ilvl w:val="0"/>
              <w:numId w:val="11"/>
            </w:numPr>
            <w:suppressLineNumbers w:val="0"/>
            <w:spacing w:before="0" w:beforeAutospacing="1" w:after="0" w:afterAutospacing="1"/>
            <w:ind w:left="1440" w:hanging="360"/>
          </w:pPr>
        </w:pPrChange>
      </w:pPr>
      <w:ins w:id="234" w:author="Mohamed Asbour Kaba Diakité" w:date="2026-02-14T12:40:05Z">
        <w:r>
          <w:rPr/>
          <w:t>Solutions apportées</w:t>
        </w:r>
      </w:ins>
    </w:p>
    <w:p w14:paraId="032757B0">
      <w:pPr>
        <w:pStyle w:val="3"/>
        <w:keepNext w:val="0"/>
        <w:keepLines w:val="0"/>
        <w:widowControl/>
        <w:suppressLineNumbers w:val="0"/>
        <w:tabs>
          <w:tab w:val="left" w:pos="720"/>
        </w:tabs>
        <w:spacing w:before="0" w:beforeAutospacing="1" w:after="0" w:afterAutospacing="1"/>
        <w:ind w:left="1440"/>
        <w:rPr>
          <w:ins w:id="236" w:author="Mohamed Asbour Kaba Diakité" w:date="2026-02-14T12:40:05Z"/>
        </w:rPr>
        <w:pPrChange w:id="235" w:author="Mohamed Asbour Kaba Diakité" w:date="2026-02-14T12:42:02Z">
          <w:pPr>
            <w:keepNext w:val="0"/>
            <w:keepLines w:val="0"/>
            <w:widowControl/>
            <w:numPr>
              <w:ilvl w:val="0"/>
              <w:numId w:val="12"/>
            </w:numPr>
            <w:suppressLineNumbers w:val="0"/>
            <w:spacing w:before="0" w:beforeAutospacing="1" w:after="0" w:afterAutospacing="1"/>
            <w:ind w:left="1440" w:hanging="360"/>
          </w:pPr>
        </w:pPrChange>
      </w:pPr>
      <w:ins w:id="237" w:author="Mohamed Asbour Kaba Diakité" w:date="2026-02-14T12:40:05Z">
        <w:r>
          <w:rPr>
            <w:rStyle w:val="6"/>
            <w:b/>
            <w:bCs/>
          </w:rPr>
          <w:t>10. Contribution à l’Entreprise</w:t>
        </w:r>
      </w:ins>
    </w:p>
    <w:p w14:paraId="5B638C6E">
      <w:pPr>
        <w:pStyle w:val="9"/>
        <w:keepNext w:val="0"/>
        <w:keepLines w:val="0"/>
        <w:widowControl/>
        <w:suppressLineNumbers w:val="0"/>
        <w:tabs>
          <w:tab w:val="left" w:pos="720"/>
        </w:tabs>
        <w:spacing w:before="0" w:beforeAutospacing="1" w:after="0" w:afterAutospacing="1"/>
        <w:ind w:left="720"/>
        <w:rPr>
          <w:ins w:id="239" w:author="Mohamed Asbour Kaba Diakité" w:date="2026-02-14T12:40:05Z"/>
        </w:rPr>
        <w:pPrChange w:id="238" w:author="Mohamed Asbour Kaba Diakité" w:date="2026-02-14T12:41:59Z">
          <w:pPr>
            <w:keepNext w:val="0"/>
            <w:keepLines w:val="0"/>
            <w:widowControl/>
            <w:numPr>
              <w:ilvl w:val="0"/>
              <w:numId w:val="12"/>
            </w:numPr>
            <w:suppressLineNumbers w:val="0"/>
            <w:spacing w:before="0" w:beforeAutospacing="1" w:after="0" w:afterAutospacing="1"/>
            <w:ind w:left="1440" w:hanging="360"/>
          </w:pPr>
        </w:pPrChange>
      </w:pPr>
      <w:ins w:id="240" w:author="Mohamed Asbour Kaba Diakité" w:date="2026-02-14T12:40:05Z">
        <w:r>
          <w:rPr/>
          <w:t>Amélioration des processus</w:t>
        </w:r>
      </w:ins>
    </w:p>
    <w:p w14:paraId="1B8ADA40">
      <w:pPr>
        <w:pStyle w:val="9"/>
        <w:keepNext w:val="0"/>
        <w:keepLines w:val="0"/>
        <w:widowControl/>
        <w:suppressLineNumbers w:val="0"/>
        <w:tabs>
          <w:tab w:val="left" w:pos="720"/>
        </w:tabs>
        <w:spacing w:before="0" w:beforeAutospacing="1" w:after="0" w:afterAutospacing="1"/>
        <w:ind w:left="720"/>
        <w:rPr>
          <w:ins w:id="242" w:author="Mohamed Asbour Kaba Diakité" w:date="2026-02-14T12:40:05Z"/>
        </w:rPr>
        <w:pPrChange w:id="241" w:author="Mohamed Asbour Kaba Diakité" w:date="2026-02-14T12:41:56Z">
          <w:pPr>
            <w:keepNext w:val="0"/>
            <w:keepLines w:val="0"/>
            <w:widowControl/>
            <w:numPr>
              <w:ilvl w:val="0"/>
              <w:numId w:val="12"/>
            </w:numPr>
            <w:suppressLineNumbers w:val="0"/>
            <w:spacing w:before="0" w:beforeAutospacing="1" w:after="0" w:afterAutospacing="1"/>
            <w:ind w:left="1440" w:hanging="360"/>
          </w:pPr>
        </w:pPrChange>
      </w:pPr>
      <w:ins w:id="243" w:author="Mohamed Asbour Kaba Diakité" w:date="2026-02-14T12:40:05Z">
        <w:r>
          <w:rPr/>
          <w:t>Automatisation</w:t>
        </w:r>
      </w:ins>
    </w:p>
    <w:p w14:paraId="5A12EE48">
      <w:pPr>
        <w:pStyle w:val="9"/>
        <w:keepNext w:val="0"/>
        <w:keepLines w:val="0"/>
        <w:widowControl/>
        <w:suppressLineNumbers w:val="0"/>
        <w:tabs>
          <w:tab w:val="left" w:pos="720"/>
        </w:tabs>
        <w:spacing w:before="0" w:beforeAutospacing="1" w:after="0" w:afterAutospacing="1"/>
        <w:ind w:left="720"/>
        <w:rPr>
          <w:ins w:id="245" w:author="Mohamed Asbour Kaba Diakité" w:date="2026-02-14T12:40:05Z"/>
        </w:rPr>
        <w:pPrChange w:id="244" w:author="Mohamed Asbour Kaba Diakité" w:date="2026-02-14T12:41:53Z">
          <w:pPr>
            <w:keepNext w:val="0"/>
            <w:keepLines w:val="0"/>
            <w:widowControl/>
            <w:numPr>
              <w:ilvl w:val="0"/>
              <w:numId w:val="12"/>
            </w:numPr>
            <w:suppressLineNumbers w:val="0"/>
            <w:spacing w:before="0" w:beforeAutospacing="1" w:after="0" w:afterAutospacing="1"/>
            <w:ind w:left="1440" w:hanging="360"/>
          </w:pPr>
        </w:pPrChange>
      </w:pPr>
      <w:ins w:id="246" w:author="Mohamed Asbour Kaba Diakité" w:date="2026-02-14T12:40:05Z">
        <w:r>
          <w:rPr/>
          <w:t>Documentation produite</w:t>
        </w:r>
      </w:ins>
    </w:p>
    <w:p w14:paraId="3440B97A">
      <w:pPr>
        <w:pStyle w:val="9"/>
        <w:keepNext w:val="0"/>
        <w:keepLines w:val="0"/>
        <w:widowControl/>
        <w:suppressLineNumbers w:val="0"/>
        <w:tabs>
          <w:tab w:val="left" w:pos="720"/>
        </w:tabs>
        <w:spacing w:before="0" w:beforeAutospacing="1" w:after="0" w:afterAutospacing="1"/>
        <w:ind w:left="720"/>
        <w:rPr>
          <w:ins w:id="248" w:author="Mohamed Asbour Kaba Diakité" w:date="2026-02-14T12:40:05Z"/>
        </w:rPr>
        <w:pPrChange w:id="247" w:author="Mohamed Asbour Kaba Diakité" w:date="2026-02-14T12:41:49Z">
          <w:pPr>
            <w:keepNext w:val="0"/>
            <w:keepLines w:val="0"/>
            <w:widowControl/>
            <w:numPr>
              <w:ilvl w:val="0"/>
              <w:numId w:val="12"/>
            </w:numPr>
            <w:suppressLineNumbers w:val="0"/>
            <w:spacing w:before="0" w:beforeAutospacing="1" w:after="0" w:afterAutospacing="1"/>
            <w:ind w:left="1440" w:hanging="360"/>
          </w:pPr>
        </w:pPrChange>
      </w:pPr>
      <w:ins w:id="249" w:author="Mohamed Asbour Kaba Diakité" w:date="2026-02-14T12:40:05Z">
        <w:r>
          <w:rPr/>
          <w:t>Temps économisé</w:t>
        </w:r>
      </w:ins>
    </w:p>
    <w:p w14:paraId="423CAAB6">
      <w:pPr>
        <w:pStyle w:val="9"/>
        <w:keepNext w:val="0"/>
        <w:keepLines w:val="0"/>
        <w:widowControl/>
        <w:suppressLineNumbers w:val="0"/>
        <w:tabs>
          <w:tab w:val="left" w:pos="720"/>
        </w:tabs>
        <w:spacing w:before="0" w:beforeAutospacing="1" w:after="0" w:afterAutospacing="1"/>
        <w:ind w:left="720"/>
        <w:rPr>
          <w:ins w:id="251" w:author="Mohamed Asbour Kaba Diakité" w:date="2026-02-14T12:40:05Z"/>
        </w:rPr>
        <w:pPrChange w:id="250" w:author="Mohamed Asbour Kaba Diakité" w:date="2026-02-14T12:41:46Z">
          <w:pPr>
            <w:keepNext w:val="0"/>
            <w:keepLines w:val="0"/>
            <w:widowControl/>
            <w:numPr>
              <w:ilvl w:val="0"/>
              <w:numId w:val="12"/>
            </w:numPr>
            <w:suppressLineNumbers w:val="0"/>
            <w:spacing w:before="0" w:beforeAutospacing="1" w:after="0" w:afterAutospacing="1"/>
            <w:ind w:left="1440" w:hanging="360"/>
          </w:pPr>
        </w:pPrChange>
      </w:pPr>
      <w:ins w:id="252" w:author="Mohamed Asbour Kaba Diakité" w:date="2026-02-14T12:40:05Z">
        <w:r>
          <w:rPr/>
          <w:t>Réduction des risques</w:t>
        </w:r>
      </w:ins>
    </w:p>
    <w:p w14:paraId="7669F608">
      <w:pPr>
        <w:pStyle w:val="3"/>
        <w:keepNext w:val="0"/>
        <w:keepLines w:val="0"/>
        <w:widowControl/>
        <w:suppressLineNumbers w:val="0"/>
        <w:tabs>
          <w:tab w:val="left" w:pos="720"/>
        </w:tabs>
        <w:spacing w:before="0" w:beforeAutospacing="1" w:after="0" w:afterAutospacing="1"/>
        <w:ind w:left="1440"/>
        <w:rPr>
          <w:ins w:id="254" w:author="Mohamed Asbour Kaba Diakité" w:date="2026-02-14T12:40:05Z"/>
        </w:rPr>
        <w:pPrChange w:id="253" w:author="Mohamed Asbour Kaba Diakité" w:date="2026-02-14T12:41:43Z">
          <w:pPr>
            <w:keepNext w:val="0"/>
            <w:keepLines w:val="0"/>
            <w:widowControl/>
            <w:numPr>
              <w:ilvl w:val="0"/>
              <w:numId w:val="13"/>
            </w:numPr>
            <w:suppressLineNumbers w:val="0"/>
            <w:spacing w:before="0" w:beforeAutospacing="1" w:after="0" w:afterAutospacing="1"/>
            <w:ind w:left="1440" w:hanging="360"/>
          </w:pPr>
        </w:pPrChange>
      </w:pPr>
      <w:ins w:id="255" w:author="Mohamed Asbour Kaba Diakité" w:date="2026-02-14T12:40:05Z">
        <w:r>
          <w:rPr>
            <w:rStyle w:val="6"/>
            <w:b/>
            <w:bCs/>
          </w:rPr>
          <w:t>11. Développement Personnel et Professionnel</w:t>
        </w:r>
      </w:ins>
    </w:p>
    <w:p w14:paraId="1A19C629">
      <w:pPr>
        <w:pStyle w:val="9"/>
        <w:keepNext w:val="0"/>
        <w:keepLines w:val="0"/>
        <w:widowControl/>
        <w:suppressLineNumbers w:val="0"/>
        <w:tabs>
          <w:tab w:val="left" w:pos="720"/>
        </w:tabs>
        <w:spacing w:before="0" w:beforeAutospacing="1" w:after="0" w:afterAutospacing="1"/>
        <w:ind w:left="720"/>
        <w:rPr>
          <w:ins w:id="257" w:author="Mohamed Asbour Kaba Diakité" w:date="2026-02-14T12:40:05Z"/>
        </w:rPr>
        <w:pPrChange w:id="256" w:author="Mohamed Asbour Kaba Diakité" w:date="2026-02-14T12:41:40Z">
          <w:pPr>
            <w:keepNext w:val="0"/>
            <w:keepLines w:val="0"/>
            <w:widowControl/>
            <w:numPr>
              <w:ilvl w:val="0"/>
              <w:numId w:val="13"/>
            </w:numPr>
            <w:suppressLineNumbers w:val="0"/>
            <w:spacing w:before="0" w:beforeAutospacing="1" w:after="0" w:afterAutospacing="1"/>
            <w:ind w:left="1440" w:hanging="360"/>
          </w:pPr>
        </w:pPrChange>
      </w:pPr>
      <w:ins w:id="258" w:author="Mohamed Asbour Kaba Diakité" w:date="2026-02-14T12:40:05Z">
        <w:r>
          <w:rPr/>
          <w:t>Compétences relationnelles (travail en équipe, discipline, communication, reporting)</w:t>
        </w:r>
      </w:ins>
    </w:p>
    <w:p w14:paraId="4BA9C735">
      <w:pPr>
        <w:pStyle w:val="9"/>
        <w:keepNext w:val="0"/>
        <w:keepLines w:val="0"/>
        <w:widowControl/>
        <w:suppressLineNumbers w:val="0"/>
        <w:tabs>
          <w:tab w:val="left" w:pos="720"/>
        </w:tabs>
        <w:spacing w:before="0" w:beforeAutospacing="1" w:after="0" w:afterAutospacing="1"/>
        <w:ind w:left="720"/>
        <w:rPr>
          <w:ins w:id="260" w:author="Mohamed Asbour Kaba Diakité" w:date="2026-02-14T12:40:05Z"/>
        </w:rPr>
        <w:pPrChange w:id="259" w:author="Mohamed Asbour Kaba Diakité" w:date="2026-02-14T12:41:36Z">
          <w:pPr>
            <w:keepNext w:val="0"/>
            <w:keepLines w:val="0"/>
            <w:widowControl/>
            <w:numPr>
              <w:ilvl w:val="0"/>
              <w:numId w:val="13"/>
            </w:numPr>
            <w:suppressLineNumbers w:val="0"/>
            <w:spacing w:before="0" w:beforeAutospacing="1" w:after="0" w:afterAutospacing="1"/>
            <w:ind w:left="1440" w:hanging="360"/>
          </w:pPr>
        </w:pPrChange>
      </w:pPr>
      <w:ins w:id="261" w:author="Mohamed Asbour Kaba Diakité" w:date="2026-02-14T12:40:05Z">
        <w:r>
          <w:rPr/>
          <w:t>Capacité de résolution de problèmes</w:t>
        </w:r>
      </w:ins>
    </w:p>
    <w:p w14:paraId="3BFE6DD2">
      <w:pPr>
        <w:pStyle w:val="9"/>
        <w:keepNext w:val="0"/>
        <w:keepLines w:val="0"/>
        <w:widowControl/>
        <w:suppressLineNumbers w:val="0"/>
        <w:tabs>
          <w:tab w:val="left" w:pos="720"/>
        </w:tabs>
        <w:spacing w:before="0" w:beforeAutospacing="1" w:after="0" w:afterAutospacing="1"/>
        <w:ind w:left="720"/>
        <w:rPr>
          <w:ins w:id="263" w:author="Mohamed Asbour Kaba Diakité" w:date="2026-02-14T12:40:05Z"/>
        </w:rPr>
        <w:pPrChange w:id="262" w:author="Mohamed Asbour Kaba Diakité" w:date="2026-02-14T12:41:32Z">
          <w:pPr>
            <w:keepNext w:val="0"/>
            <w:keepLines w:val="0"/>
            <w:widowControl/>
            <w:numPr>
              <w:ilvl w:val="0"/>
              <w:numId w:val="13"/>
            </w:numPr>
            <w:suppressLineNumbers w:val="0"/>
            <w:spacing w:before="0" w:beforeAutospacing="1" w:after="0" w:afterAutospacing="1"/>
            <w:ind w:left="1440" w:hanging="360"/>
          </w:pPr>
        </w:pPrChange>
      </w:pPr>
      <w:ins w:id="264" w:author="Mohamed Asbour Kaba Diakité" w:date="2026-02-14T12:40:05Z">
        <w:r>
          <w:rPr/>
          <w:t>Adaptabilité</w:t>
        </w:r>
      </w:ins>
    </w:p>
    <w:p w14:paraId="7533ABF4">
      <w:pPr>
        <w:pStyle w:val="3"/>
        <w:keepNext w:val="0"/>
        <w:keepLines w:val="0"/>
        <w:widowControl/>
        <w:suppressLineNumbers w:val="0"/>
        <w:tabs>
          <w:tab w:val="left" w:pos="720"/>
        </w:tabs>
        <w:spacing w:before="0" w:beforeAutospacing="1" w:after="0" w:afterAutospacing="1"/>
        <w:ind w:left="1440"/>
        <w:rPr>
          <w:ins w:id="266" w:author="Mohamed Asbour Kaba Diakité" w:date="2026-02-14T12:40:05Z"/>
        </w:rPr>
        <w:pPrChange w:id="265" w:author="Mohamed Asbour Kaba Diakité" w:date="2026-02-14T12:41:29Z">
          <w:pPr>
            <w:keepNext w:val="0"/>
            <w:keepLines w:val="0"/>
            <w:widowControl/>
            <w:numPr>
              <w:ilvl w:val="0"/>
              <w:numId w:val="14"/>
            </w:numPr>
            <w:suppressLineNumbers w:val="0"/>
            <w:spacing w:before="0" w:beforeAutospacing="1" w:after="0" w:afterAutospacing="1"/>
            <w:ind w:left="1440" w:hanging="360"/>
          </w:pPr>
        </w:pPrChange>
      </w:pPr>
      <w:ins w:id="267" w:author="Mohamed Asbour Kaba Diakité" w:date="2026-02-14T12:40:05Z">
        <w:r>
          <w:rPr>
            <w:rStyle w:val="6"/>
            <w:b/>
            <w:bCs/>
          </w:rPr>
          <w:t>12. Conclusion</w:t>
        </w:r>
      </w:ins>
    </w:p>
    <w:p w14:paraId="1CB67D6E">
      <w:pPr>
        <w:pStyle w:val="9"/>
        <w:keepNext w:val="0"/>
        <w:keepLines w:val="0"/>
        <w:widowControl/>
        <w:suppressLineNumbers w:val="0"/>
        <w:tabs>
          <w:tab w:val="left" w:pos="720"/>
        </w:tabs>
        <w:spacing w:before="0" w:beforeAutospacing="1" w:after="0" w:afterAutospacing="1"/>
        <w:ind w:left="720"/>
        <w:rPr>
          <w:ins w:id="269" w:author="Mohamed Asbour Kaba Diakité" w:date="2026-02-14T12:40:05Z"/>
        </w:rPr>
        <w:pPrChange w:id="268" w:author="Mohamed Asbour Kaba Diakité" w:date="2026-02-14T12:41:27Z">
          <w:pPr>
            <w:keepNext w:val="0"/>
            <w:keepLines w:val="0"/>
            <w:widowControl/>
            <w:numPr>
              <w:ilvl w:val="0"/>
              <w:numId w:val="14"/>
            </w:numPr>
            <w:suppressLineNumbers w:val="0"/>
            <w:spacing w:before="0" w:beforeAutospacing="1" w:after="0" w:afterAutospacing="1"/>
            <w:ind w:left="1440" w:hanging="360"/>
          </w:pPr>
        </w:pPrChange>
      </w:pPr>
      <w:ins w:id="270" w:author="Mohamed Asbour Kaba Diakité" w:date="2026-02-14T12:40:05Z">
        <w:r>
          <w:rPr/>
          <w:t>Bilan global</w:t>
        </w:r>
      </w:ins>
    </w:p>
    <w:p w14:paraId="6661F43A">
      <w:pPr>
        <w:pStyle w:val="9"/>
        <w:keepNext w:val="0"/>
        <w:keepLines w:val="0"/>
        <w:widowControl/>
        <w:suppressLineNumbers w:val="0"/>
        <w:tabs>
          <w:tab w:val="left" w:pos="720"/>
        </w:tabs>
        <w:spacing w:before="0" w:beforeAutospacing="1" w:after="0" w:afterAutospacing="1"/>
        <w:ind w:left="720"/>
        <w:rPr>
          <w:ins w:id="272" w:author="Mohamed Asbour Kaba Diakité" w:date="2026-02-14T12:40:05Z"/>
        </w:rPr>
        <w:pPrChange w:id="271" w:author="Mohamed Asbour Kaba Diakité" w:date="2026-02-14T12:41:22Z">
          <w:pPr>
            <w:keepNext w:val="0"/>
            <w:keepLines w:val="0"/>
            <w:widowControl/>
            <w:numPr>
              <w:ilvl w:val="0"/>
              <w:numId w:val="14"/>
            </w:numPr>
            <w:suppressLineNumbers w:val="0"/>
            <w:spacing w:before="0" w:beforeAutospacing="1" w:after="0" w:afterAutospacing="1"/>
            <w:ind w:left="1440" w:hanging="360"/>
          </w:pPr>
        </w:pPrChange>
      </w:pPr>
      <w:ins w:id="273" w:author="Mohamed Asbour Kaba Diakité" w:date="2026-02-14T12:40:05Z">
        <w:r>
          <w:rPr/>
          <w:t>Ce que vous avez appris</w:t>
        </w:r>
      </w:ins>
    </w:p>
    <w:p w14:paraId="63E1F0FB">
      <w:pPr>
        <w:pStyle w:val="9"/>
        <w:keepNext w:val="0"/>
        <w:keepLines w:val="0"/>
        <w:widowControl/>
        <w:suppressLineNumbers w:val="0"/>
        <w:tabs>
          <w:tab w:val="left" w:pos="720"/>
        </w:tabs>
        <w:spacing w:before="0" w:beforeAutospacing="1" w:after="0" w:afterAutospacing="1"/>
        <w:ind w:left="720"/>
        <w:rPr>
          <w:ins w:id="275" w:author="Mohamed Asbour Kaba Diakité" w:date="2026-02-14T12:40:05Z"/>
        </w:rPr>
        <w:pPrChange w:id="274" w:author="Mohamed Asbour Kaba Diakité" w:date="2026-02-14T12:41:18Z">
          <w:pPr>
            <w:keepNext w:val="0"/>
            <w:keepLines w:val="0"/>
            <w:widowControl/>
            <w:numPr>
              <w:ilvl w:val="0"/>
              <w:numId w:val="14"/>
            </w:numPr>
            <w:suppressLineNumbers w:val="0"/>
            <w:spacing w:before="0" w:beforeAutospacing="1" w:after="0" w:afterAutospacing="1"/>
            <w:ind w:left="1440" w:hanging="360"/>
          </w:pPr>
        </w:pPrChange>
      </w:pPr>
      <w:ins w:id="276" w:author="Mohamed Asbour Kaba Diakité" w:date="2026-02-14T12:40:05Z">
        <w:r>
          <w:rPr/>
          <w:t>Impact sur votre parcours professionnel</w:t>
        </w:r>
      </w:ins>
    </w:p>
    <w:p w14:paraId="22FCA7F9">
      <w:pPr>
        <w:pStyle w:val="3"/>
        <w:keepNext w:val="0"/>
        <w:keepLines w:val="0"/>
        <w:widowControl/>
        <w:suppressLineNumbers w:val="0"/>
        <w:tabs>
          <w:tab w:val="left" w:pos="720"/>
        </w:tabs>
        <w:spacing w:before="0" w:beforeAutospacing="1" w:after="0" w:afterAutospacing="1"/>
        <w:ind w:left="1440"/>
        <w:rPr>
          <w:ins w:id="278" w:author="Mohamed Asbour Kaba Diakité" w:date="2026-02-14T12:40:05Z"/>
        </w:rPr>
        <w:pPrChange w:id="277" w:author="Mohamed Asbour Kaba Diakité" w:date="2026-02-14T12:41:15Z">
          <w:pPr>
            <w:keepNext w:val="0"/>
            <w:keepLines w:val="0"/>
            <w:widowControl/>
            <w:numPr>
              <w:ilvl w:val="0"/>
              <w:numId w:val="15"/>
            </w:numPr>
            <w:suppressLineNumbers w:val="0"/>
            <w:spacing w:before="0" w:beforeAutospacing="1" w:after="0" w:afterAutospacing="1"/>
            <w:ind w:left="1440" w:hanging="360"/>
          </w:pPr>
        </w:pPrChange>
      </w:pPr>
      <w:ins w:id="279" w:author="Mohamed Asbour Kaba Diakité" w:date="2026-02-14T12:40:05Z">
        <w:r>
          <w:rPr>
            <w:rStyle w:val="6"/>
            <w:b/>
            <w:bCs/>
          </w:rPr>
          <w:t>13. Annexes</w:t>
        </w:r>
      </w:ins>
    </w:p>
    <w:p w14:paraId="54B55721">
      <w:pPr>
        <w:pStyle w:val="9"/>
        <w:keepNext w:val="0"/>
        <w:keepLines w:val="0"/>
        <w:widowControl/>
        <w:suppressLineNumbers w:val="0"/>
        <w:tabs>
          <w:tab w:val="left" w:pos="720"/>
        </w:tabs>
        <w:spacing w:before="0" w:beforeAutospacing="1" w:after="0" w:afterAutospacing="1"/>
        <w:ind w:left="720"/>
        <w:rPr>
          <w:ins w:id="281" w:author="Mohamed Asbour Kaba Diakité" w:date="2026-02-14T12:40:05Z"/>
        </w:rPr>
        <w:pPrChange w:id="280" w:author="Mohamed Asbour Kaba Diakité" w:date="2026-02-14T12:41:12Z">
          <w:pPr>
            <w:keepNext w:val="0"/>
            <w:keepLines w:val="0"/>
            <w:widowControl/>
            <w:numPr>
              <w:ilvl w:val="0"/>
              <w:numId w:val="15"/>
            </w:numPr>
            <w:suppressLineNumbers w:val="0"/>
            <w:spacing w:before="0" w:beforeAutospacing="1" w:after="0" w:afterAutospacing="1"/>
            <w:ind w:left="1440" w:hanging="360"/>
          </w:pPr>
        </w:pPrChange>
      </w:pPr>
      <w:ins w:id="282" w:author="Mohamed Asbour Kaba Diakité" w:date="2026-02-14T12:40:05Z">
        <w:r>
          <w:rPr/>
          <w:t>Schémas réseau</w:t>
        </w:r>
      </w:ins>
    </w:p>
    <w:p w14:paraId="350934D3">
      <w:pPr>
        <w:pStyle w:val="9"/>
        <w:keepNext w:val="0"/>
        <w:keepLines w:val="0"/>
        <w:widowControl/>
        <w:suppressLineNumbers w:val="0"/>
        <w:tabs>
          <w:tab w:val="left" w:pos="720"/>
        </w:tabs>
        <w:spacing w:before="0" w:beforeAutospacing="1" w:after="0" w:afterAutospacing="1"/>
        <w:ind w:left="720"/>
        <w:rPr>
          <w:ins w:id="284" w:author="Mohamed Asbour Kaba Diakité" w:date="2026-02-14T12:40:05Z"/>
        </w:rPr>
        <w:pPrChange w:id="283" w:author="Mohamed Asbour Kaba Diakité" w:date="2026-02-14T12:41:08Z">
          <w:pPr>
            <w:keepNext w:val="0"/>
            <w:keepLines w:val="0"/>
            <w:widowControl/>
            <w:numPr>
              <w:ilvl w:val="0"/>
              <w:numId w:val="15"/>
            </w:numPr>
            <w:suppressLineNumbers w:val="0"/>
            <w:spacing w:before="0" w:beforeAutospacing="1" w:after="0" w:afterAutospacing="1"/>
            <w:ind w:left="1440" w:hanging="360"/>
          </w:pPr>
        </w:pPrChange>
      </w:pPr>
      <w:ins w:id="285" w:author="Mohamed Asbour Kaba Diakité" w:date="2026-02-14T12:40:05Z">
        <w:r>
          <w:rPr/>
          <w:t>Captures d’écran</w:t>
        </w:r>
      </w:ins>
    </w:p>
    <w:p w14:paraId="5424FA9A">
      <w:pPr>
        <w:pStyle w:val="9"/>
        <w:keepNext w:val="0"/>
        <w:keepLines w:val="0"/>
        <w:widowControl/>
        <w:suppressLineNumbers w:val="0"/>
        <w:tabs>
          <w:tab w:val="left" w:pos="720"/>
        </w:tabs>
        <w:spacing w:before="0" w:beforeAutospacing="1" w:after="0" w:afterAutospacing="1"/>
        <w:ind w:left="720"/>
        <w:rPr>
          <w:ins w:id="287" w:author="Mohamed Asbour Kaba Diakité" w:date="2026-02-14T12:40:05Z"/>
        </w:rPr>
        <w:pPrChange w:id="286" w:author="Mohamed Asbour Kaba Diakité" w:date="2026-02-14T12:41:04Z">
          <w:pPr>
            <w:keepNext w:val="0"/>
            <w:keepLines w:val="0"/>
            <w:widowControl/>
            <w:numPr>
              <w:ilvl w:val="0"/>
              <w:numId w:val="15"/>
            </w:numPr>
            <w:suppressLineNumbers w:val="0"/>
            <w:spacing w:before="0" w:beforeAutospacing="1" w:after="0" w:afterAutospacing="1"/>
            <w:ind w:left="1440" w:hanging="360"/>
          </w:pPr>
        </w:pPrChange>
      </w:pPr>
      <w:ins w:id="288" w:author="Mohamed Asbour Kaba Diakité" w:date="2026-02-14T12:40:05Z">
        <w:r>
          <w:rPr/>
          <w:t>Scripts</w:t>
        </w:r>
      </w:ins>
    </w:p>
    <w:p w14:paraId="32CA04E2">
      <w:pPr>
        <w:pStyle w:val="9"/>
        <w:keepNext w:val="0"/>
        <w:keepLines w:val="0"/>
        <w:widowControl/>
        <w:suppressLineNumbers w:val="0"/>
        <w:tabs>
          <w:tab w:val="left" w:pos="720"/>
        </w:tabs>
        <w:spacing w:before="0" w:beforeAutospacing="1" w:after="0" w:afterAutospacing="1"/>
        <w:ind w:left="720"/>
        <w:rPr>
          <w:ins w:id="290" w:author="Mohamed Asbour Kaba Diakité" w:date="2026-02-14T12:40:05Z"/>
        </w:rPr>
        <w:pPrChange w:id="289" w:author="Mohamed Asbour Kaba Diakité" w:date="2026-02-14T12:40:58Z">
          <w:pPr>
            <w:keepNext w:val="0"/>
            <w:keepLines w:val="0"/>
            <w:widowControl/>
            <w:numPr>
              <w:ilvl w:val="0"/>
              <w:numId w:val="15"/>
            </w:numPr>
            <w:suppressLineNumbers w:val="0"/>
            <w:spacing w:before="0" w:beforeAutospacing="1" w:after="0" w:afterAutospacing="1"/>
            <w:ind w:left="1440" w:hanging="360"/>
          </w:pPr>
        </w:pPrChange>
      </w:pPr>
      <w:ins w:id="291" w:author="Mohamed Asbour Kaba Diakité" w:date="2026-02-14T12:40:05Z">
        <w:r>
          <w:rPr/>
          <w:t>Rapports</w:t>
        </w:r>
      </w:ins>
    </w:p>
    <w:p w14:paraId="3B55A55E">
      <w:pPr>
        <w:pStyle w:val="9"/>
        <w:widowControl/>
        <w:ind w:left="720"/>
        <w:rPr>
          <w:ins w:id="293" w:author="Mohamed Asbour Kaba Diakité" w:date="2026-02-14T13:11:59Z"/>
        </w:rPr>
        <w:pPrChange w:id="292" w:author="Mohamed Asbour Kaba Diakité" w:date="2026-02-14T12:40:40Z">
          <w:pPr/>
        </w:pPrChange>
      </w:pPr>
      <w:ins w:id="294" w:author="Mohamed Asbour Kaba Diakité" w:date="2026-02-14T12:40:05Z">
        <w:r>
          <w:rPr/>
          <w:t>Tableaux</w:t>
        </w:r>
      </w:ins>
    </w:p>
    <w:p w14:paraId="64B9EBA8">
      <w:pPr>
        <w:pStyle w:val="9"/>
        <w:widowControl/>
        <w:ind w:left="720"/>
        <w:rPr>
          <w:ins w:id="296" w:author="Mohamed Asbour Kaba Diakité" w:date="2026-02-14T13:11:59Z"/>
        </w:rPr>
        <w:pPrChange w:id="295" w:author="Mohamed Asbour Kaba Diakité" w:date="2026-02-14T12:40:40Z">
          <w:pPr/>
        </w:pPrChange>
      </w:pPr>
    </w:p>
    <w:p w14:paraId="78A79A34">
      <w:pPr>
        <w:pStyle w:val="9"/>
        <w:widowControl/>
        <w:ind w:left="720"/>
        <w:rPr>
          <w:ins w:id="298" w:author="Mohamed Asbour Kaba Diakité" w:date="2026-02-14T13:11:59Z"/>
        </w:rPr>
        <w:pPrChange w:id="297" w:author="Mohamed Asbour Kaba Diakité" w:date="2026-02-14T12:40:40Z">
          <w:pPr/>
        </w:pPrChange>
      </w:pPr>
    </w:p>
    <w:p w14:paraId="281714C6">
      <w:pPr>
        <w:pStyle w:val="9"/>
        <w:widowControl/>
        <w:ind w:left="720"/>
        <w:rPr>
          <w:ins w:id="300" w:author="Mohamed Asbour Kaba Diakité" w:date="2026-02-14T13:12:00Z"/>
        </w:rPr>
        <w:pPrChange w:id="299" w:author="Mohamed Asbour Kaba Diakité" w:date="2026-02-14T12:40:40Z">
          <w:pPr/>
        </w:pPrChange>
      </w:pPr>
    </w:p>
    <w:p w14:paraId="471E04C1">
      <w:pPr>
        <w:pStyle w:val="9"/>
        <w:widowControl/>
        <w:ind w:left="720"/>
        <w:rPr>
          <w:ins w:id="302" w:author="Mohamed Asbour Kaba Diakité" w:date="2026-02-14T13:12:32Z"/>
          <w:rFonts w:hint="default"/>
          <w:lang w:val="fr-FR"/>
        </w:rPr>
        <w:pPrChange w:id="301" w:author="Mohamed Asbour Kaba Diakité" w:date="2026-02-14T12:40:40Z">
          <w:pPr/>
        </w:pPrChange>
      </w:pPr>
      <w:ins w:id="303" w:author="Mohamed Asbour Kaba Diakité" w:date="2026-02-14T13:12:09Z">
        <w:r>
          <w:rPr>
            <w:rFonts w:hint="default"/>
            <w:lang w:val="fr-FR"/>
          </w:rPr>
          <w:t>W</w:t>
        </w:r>
      </w:ins>
      <w:ins w:id="304" w:author="Mohamed Asbour Kaba Diakité" w:date="2026-02-14T13:12:10Z">
        <w:r>
          <w:rPr>
            <w:rFonts w:hint="default"/>
            <w:lang w:val="fr-FR"/>
          </w:rPr>
          <w:t>E</w:t>
        </w:r>
      </w:ins>
      <w:ins w:id="305" w:author="Mohamed Asbour Kaba Diakité" w:date="2026-02-14T13:12:11Z">
        <w:r>
          <w:rPr>
            <w:rFonts w:hint="default"/>
            <w:lang w:val="fr-FR"/>
          </w:rPr>
          <w:t>EK</w:t>
        </w:r>
      </w:ins>
      <w:ins w:id="306" w:author="Mohamed Asbour Kaba Diakité" w:date="2026-02-14T13:12:12Z">
        <w:r>
          <w:rPr>
            <w:rFonts w:hint="default"/>
            <w:lang w:val="fr-FR"/>
          </w:rPr>
          <w:t xml:space="preserve"> </w:t>
        </w:r>
      </w:ins>
      <w:ins w:id="307" w:author="Mohamed Asbour Kaba Diakité" w:date="2026-02-14T13:12:23Z">
        <w:r>
          <w:rPr>
            <w:rFonts w:hint="default"/>
            <w:lang w:val="fr-FR"/>
          </w:rPr>
          <w:t>AF</w:t>
        </w:r>
      </w:ins>
      <w:ins w:id="308" w:author="Mohamed Asbour Kaba Diakité" w:date="2026-02-14T13:12:24Z">
        <w:r>
          <w:rPr>
            <w:rFonts w:hint="default"/>
            <w:lang w:val="fr-FR"/>
          </w:rPr>
          <w:t xml:space="preserve">TER </w:t>
        </w:r>
      </w:ins>
      <w:ins w:id="309" w:author="Mohamed Asbour Kaba Diakité" w:date="2026-02-14T13:12:26Z">
        <w:r>
          <w:rPr>
            <w:rFonts w:hint="default"/>
            <w:lang w:val="fr-FR"/>
          </w:rPr>
          <w:t>W</w:t>
        </w:r>
      </w:ins>
      <w:ins w:id="310" w:author="Mohamed Asbour Kaba Diakité" w:date="2026-02-14T13:12:27Z">
        <w:r>
          <w:rPr>
            <w:rFonts w:hint="default"/>
            <w:lang w:val="fr-FR"/>
          </w:rPr>
          <w:t>EE</w:t>
        </w:r>
      </w:ins>
      <w:ins w:id="311" w:author="Mohamed Asbour Kaba Diakité" w:date="2026-02-14T13:12:28Z">
        <w:r>
          <w:rPr>
            <w:rFonts w:hint="default"/>
            <w:lang w:val="fr-FR"/>
          </w:rPr>
          <w:t>K C</w:t>
        </w:r>
      </w:ins>
      <w:ins w:id="312" w:author="Mohamed Asbour Kaba Diakité" w:date="2026-02-14T13:12:29Z">
        <w:r>
          <w:rPr>
            <w:rFonts w:hint="default"/>
            <w:lang w:val="fr-FR"/>
          </w:rPr>
          <w:t>ONT</w:t>
        </w:r>
      </w:ins>
      <w:ins w:id="313" w:author="Mohamed Asbour Kaba Diakité" w:date="2026-02-14T13:12:30Z">
        <w:r>
          <w:rPr>
            <w:rFonts w:hint="default"/>
            <w:lang w:val="fr-FR"/>
          </w:rPr>
          <w:t xml:space="preserve">ENT </w:t>
        </w:r>
      </w:ins>
    </w:p>
    <w:p w14:paraId="7EFDBAAF">
      <w:pPr>
        <w:pStyle w:val="2"/>
        <w:keepNext w:val="0"/>
        <w:keepLines w:val="0"/>
        <w:widowControl/>
        <w:suppressLineNumbers w:val="0"/>
        <w:rPr>
          <w:ins w:id="314" w:author="Mohamed Asbour Kaba Diakité" w:date="2026-02-22T10:30:07Z"/>
        </w:rPr>
      </w:pPr>
      <w:ins w:id="315" w:author="Mohamed Asbour Kaba Diakité" w:date="2026-02-22T10:30:07Z">
        <w:r>
          <w:rPr/>
          <w:t>Remerciements</w:t>
        </w:r>
      </w:ins>
    </w:p>
    <w:p w14:paraId="40497D52">
      <w:pPr>
        <w:pStyle w:val="9"/>
        <w:keepNext w:val="0"/>
        <w:keepLines w:val="0"/>
        <w:widowControl/>
        <w:suppressLineNumbers w:val="0"/>
        <w:rPr>
          <w:ins w:id="316" w:author="Mohamed Asbour Kaba Diakité" w:date="2026-02-22T10:30:07Z"/>
        </w:rPr>
      </w:pPr>
      <w:ins w:id="317" w:author="Mohamed Asbour Kaba Diakité" w:date="2026-02-22T10:30:07Z">
        <w:r>
          <w:rPr/>
          <w:t>Je tiens à exprimer ma profonde gratitude à la Compagnie des Bauxites de Guinée (CBG) pour m’avoir offert l’opportunité d’effectuer mon stage au sein du département D4402 Informatique. Cette expérience représente une étape déterminante dans mon parcours académique et professionnel.</w:t>
        </w:r>
      </w:ins>
    </w:p>
    <w:p w14:paraId="05FF6841">
      <w:pPr>
        <w:pStyle w:val="9"/>
        <w:keepNext w:val="0"/>
        <w:keepLines w:val="0"/>
        <w:widowControl/>
        <w:suppressLineNumbers w:val="0"/>
        <w:rPr>
          <w:ins w:id="318" w:author="Mohamed Asbour Kaba Diakité" w:date="2026-02-22T10:30:07Z"/>
        </w:rPr>
      </w:pPr>
      <w:ins w:id="319" w:author="Mohamed Asbour Kaba Diakité" w:date="2026-02-22T10:30:07Z">
        <w:r>
          <w:rPr/>
          <w:t xml:space="preserve">Je remercie particulièrement mon encadreur professionnel, Monsieur </w:t>
        </w:r>
      </w:ins>
      <w:ins w:id="320" w:author="Mohamed Asbour Kaba Diakité" w:date="2026-02-22T10:30:28Z">
        <w:r>
          <w:rPr>
            <w:rFonts w:hint="default"/>
            <w:lang w:val="fr-FR"/>
          </w:rPr>
          <w:t>T</w:t>
        </w:r>
      </w:ins>
      <w:ins w:id="321" w:author="Mohamed Asbour Kaba Diakité" w:date="2026-02-22T10:30:29Z">
        <w:r>
          <w:rPr>
            <w:rFonts w:hint="default"/>
            <w:lang w:val="fr-FR"/>
          </w:rPr>
          <w:t>h</w:t>
        </w:r>
      </w:ins>
      <w:ins w:id="322" w:author="Mohamed Asbour Kaba Diakité" w:date="2026-02-22T10:30:30Z">
        <w:r>
          <w:rPr>
            <w:rFonts w:hint="default"/>
            <w:lang w:val="fr-FR"/>
          </w:rPr>
          <w:t>iern</w:t>
        </w:r>
      </w:ins>
      <w:ins w:id="323" w:author="Mohamed Asbour Kaba Diakité" w:date="2026-02-22T10:30:31Z">
        <w:r>
          <w:rPr>
            <w:rFonts w:hint="default"/>
            <w:lang w:val="fr-FR"/>
          </w:rPr>
          <w:t>o</w:t>
        </w:r>
      </w:ins>
      <w:ins w:id="324" w:author="Mohamed Asbour Kaba Diakité" w:date="2026-02-22T10:30:32Z">
        <w:r>
          <w:rPr>
            <w:rFonts w:hint="default"/>
            <w:lang w:val="fr-FR"/>
          </w:rPr>
          <w:t xml:space="preserve"> </w:t>
        </w:r>
      </w:ins>
      <w:ins w:id="325" w:author="Mohamed Asbour Kaba Diakité" w:date="2026-02-22T10:30:33Z">
        <w:r>
          <w:rPr>
            <w:rFonts w:hint="default"/>
            <w:lang w:val="fr-FR"/>
          </w:rPr>
          <w:t>Ma</w:t>
        </w:r>
      </w:ins>
      <w:ins w:id="326" w:author="Mohamed Asbour Kaba Diakité" w:date="2026-02-22T10:30:35Z">
        <w:r>
          <w:rPr>
            <w:rFonts w:hint="default"/>
            <w:lang w:val="fr-FR"/>
          </w:rPr>
          <w:t>m</w:t>
        </w:r>
      </w:ins>
      <w:ins w:id="327" w:author="Mohamed Asbour Kaba Diakité" w:date="2026-02-22T10:30:36Z">
        <w:r>
          <w:rPr>
            <w:rFonts w:hint="default"/>
            <w:lang w:val="fr-FR"/>
          </w:rPr>
          <w:t>ou</w:t>
        </w:r>
      </w:ins>
      <w:ins w:id="328" w:author="Mohamed Asbour Kaba Diakité" w:date="2026-02-22T10:30:37Z">
        <w:r>
          <w:rPr>
            <w:rFonts w:hint="default"/>
            <w:lang w:val="fr-FR"/>
          </w:rPr>
          <w:t>dou</w:t>
        </w:r>
      </w:ins>
      <w:ins w:id="329" w:author="Mohamed Asbour Kaba Diakité" w:date="2026-02-22T10:30:38Z">
        <w:r>
          <w:rPr>
            <w:rFonts w:hint="default"/>
            <w:lang w:val="fr-FR"/>
          </w:rPr>
          <w:t xml:space="preserve"> </w:t>
        </w:r>
      </w:ins>
      <w:ins w:id="330" w:author="Mohamed Asbour Kaba Diakité" w:date="2026-02-22T10:30:39Z">
        <w:r>
          <w:rPr>
            <w:rFonts w:hint="default"/>
            <w:lang w:val="fr-FR"/>
          </w:rPr>
          <w:t>B</w:t>
        </w:r>
      </w:ins>
      <w:ins w:id="331" w:author="Mohamed Asbour Kaba Diakité" w:date="2026-02-22T10:30:40Z">
        <w:r>
          <w:rPr>
            <w:rFonts w:hint="default"/>
            <w:lang w:val="fr-FR"/>
          </w:rPr>
          <w:t>arr</w:t>
        </w:r>
      </w:ins>
      <w:ins w:id="332" w:author="Mohamed Asbour Kaba Diakité" w:date="2026-02-22T10:30:43Z">
        <w:r>
          <w:rPr>
            <w:rFonts w:hint="default"/>
            <w:lang w:val="fr-FR"/>
          </w:rPr>
          <w:t>y</w:t>
        </w:r>
      </w:ins>
      <w:ins w:id="333" w:author="Mohamed Asbour Kaba Diakité" w:date="2026-02-22T10:30:07Z">
        <w:r>
          <w:rPr/>
          <w:t>, pour son accompagnement, sa disponibilité, ses conseils techniques et la confiance qu’il m’a accordée tout au long de cette période. Son encadrement m’a permis de développer mes compétences techniques et d’adopter une posture professionnelle rigoureuse.</w:t>
        </w:r>
      </w:ins>
    </w:p>
    <w:p w14:paraId="197D5909">
      <w:pPr>
        <w:pStyle w:val="9"/>
        <w:keepNext w:val="0"/>
        <w:keepLines w:val="0"/>
        <w:widowControl/>
        <w:suppressLineNumbers w:val="0"/>
        <w:rPr>
          <w:ins w:id="334" w:author="Mohamed Asbour Kaba Diakité" w:date="2026-02-22T10:30:07Z"/>
        </w:rPr>
      </w:pPr>
      <w:ins w:id="335" w:author="Mohamed Asbour Kaba Diakité" w:date="2026-02-22T10:30:07Z">
        <w:r>
          <w:rPr/>
          <w:t>Mes remerciements s’adressent également à l’ensemble des collaborateurs du département pour leur accueil, leur esprit d’équipe et leur volonté de partager leurs connaissances.</w:t>
        </w:r>
      </w:ins>
    </w:p>
    <w:p w14:paraId="6E2A591E">
      <w:pPr>
        <w:pStyle w:val="9"/>
        <w:keepNext w:val="0"/>
        <w:keepLines w:val="0"/>
        <w:widowControl/>
        <w:suppressLineNumbers w:val="0"/>
        <w:rPr>
          <w:ins w:id="336" w:author="Mohamed Asbour Kaba Diakité" w:date="2026-02-22T10:30:07Z"/>
        </w:rPr>
      </w:pPr>
      <w:ins w:id="337" w:author="Mohamed Asbour Kaba Diakité" w:date="2026-02-22T10:30:07Z">
        <w:r>
          <w:rPr/>
          <w:t xml:space="preserve">Enfin, je remercie mon établissement académique, </w:t>
        </w:r>
      </w:ins>
      <w:ins w:id="338" w:author="Mohamed Asbour Kaba Diakité" w:date="2026-02-22T10:31:06Z">
        <w:r>
          <w:rPr>
            <w:rFonts w:hint="default"/>
            <w:lang w:val="fr-FR"/>
          </w:rPr>
          <w:t>A</w:t>
        </w:r>
      </w:ins>
      <w:ins w:id="339" w:author="Mohamed Asbour Kaba Diakité" w:date="2026-02-22T10:31:07Z">
        <w:r>
          <w:rPr>
            <w:rFonts w:hint="default"/>
            <w:lang w:val="fr-FR"/>
          </w:rPr>
          <w:t>h</w:t>
        </w:r>
      </w:ins>
      <w:ins w:id="340" w:author="Mohamed Asbour Kaba Diakité" w:date="2026-02-22T10:31:08Z">
        <w:r>
          <w:rPr>
            <w:rFonts w:hint="default"/>
            <w:lang w:val="fr-FR"/>
          </w:rPr>
          <w:t>m</w:t>
        </w:r>
      </w:ins>
      <w:ins w:id="341" w:author="Mohamed Asbour Kaba Diakité" w:date="2026-02-22T10:31:09Z">
        <w:r>
          <w:rPr>
            <w:rFonts w:hint="default"/>
            <w:lang w:val="fr-FR"/>
          </w:rPr>
          <w:t>ado</w:t>
        </w:r>
      </w:ins>
      <w:ins w:id="342" w:author="Mohamed Asbour Kaba Diakité" w:date="2026-02-22T10:31:10Z">
        <w:r>
          <w:rPr>
            <w:rFonts w:hint="default"/>
            <w:lang w:val="fr-FR"/>
          </w:rPr>
          <w:t xml:space="preserve">u </w:t>
        </w:r>
      </w:ins>
      <w:ins w:id="343" w:author="Mohamed Asbour Kaba Diakité" w:date="2026-02-22T10:31:11Z">
        <w:r>
          <w:rPr>
            <w:rFonts w:hint="default"/>
            <w:lang w:val="fr-FR"/>
          </w:rPr>
          <w:t>Di</w:t>
        </w:r>
      </w:ins>
      <w:ins w:id="344" w:author="Mohamed Asbour Kaba Diakité" w:date="2026-02-22T10:31:12Z">
        <w:r>
          <w:rPr>
            <w:rFonts w:hint="default"/>
            <w:lang w:val="fr-FR"/>
          </w:rPr>
          <w:t>e</w:t>
        </w:r>
      </w:ins>
      <w:ins w:id="345" w:author="Mohamed Asbour Kaba Diakité" w:date="2026-02-22T10:31:13Z">
        <w:r>
          <w:rPr>
            <w:rFonts w:hint="default"/>
            <w:lang w:val="fr-FR"/>
          </w:rPr>
          <w:t>ng</w:t>
        </w:r>
      </w:ins>
      <w:ins w:id="346" w:author="Mohamed Asbour Kaba Diakité" w:date="2026-02-22T10:30:07Z">
        <w:r>
          <w:rPr/>
          <w:t>, ainsi que mon encadreur académique, Monsieur</w:t>
        </w:r>
      </w:ins>
      <w:ins w:id="347" w:author="Mohamed Asbour Kaba Diakité" w:date="2026-02-22T10:31:27Z">
        <w:r>
          <w:rPr>
            <w:rFonts w:hint="default"/>
            <w:lang w:val="fr-FR"/>
          </w:rPr>
          <w:t xml:space="preserve"> </w:t>
        </w:r>
      </w:ins>
      <w:ins w:id="348" w:author="Mohamed Asbour Kaba Diakité" w:date="2026-02-22T10:31:31Z">
        <w:r>
          <w:rPr>
            <w:rFonts w:hint="default"/>
            <w:lang w:val="fr-FR"/>
          </w:rPr>
          <w:t>A</w:t>
        </w:r>
      </w:ins>
      <w:ins w:id="349" w:author="Mohamed Asbour Kaba Diakité" w:date="2026-02-22T10:31:33Z">
        <w:r>
          <w:rPr>
            <w:rFonts w:hint="default"/>
            <w:lang w:val="fr-FR"/>
          </w:rPr>
          <w:t>lp</w:t>
        </w:r>
      </w:ins>
      <w:ins w:id="350" w:author="Mohamed Asbour Kaba Diakité" w:date="2026-02-22T10:31:34Z">
        <w:r>
          <w:rPr>
            <w:rFonts w:hint="default"/>
            <w:lang w:val="fr-FR"/>
          </w:rPr>
          <w:t>ha</w:t>
        </w:r>
      </w:ins>
      <w:ins w:id="351" w:author="Mohamed Asbour Kaba Diakité" w:date="2026-02-22T10:31:35Z">
        <w:r>
          <w:rPr>
            <w:rFonts w:hint="default"/>
            <w:lang w:val="fr-FR"/>
          </w:rPr>
          <w:t xml:space="preserve"> </w:t>
        </w:r>
      </w:ins>
      <w:ins w:id="352" w:author="Mohamed Asbour Kaba Diakité" w:date="2026-02-22T10:31:36Z">
        <w:r>
          <w:rPr>
            <w:rFonts w:hint="default"/>
            <w:lang w:val="fr-FR"/>
          </w:rPr>
          <w:t>Ou</w:t>
        </w:r>
      </w:ins>
      <w:ins w:id="353" w:author="Mohamed Asbour Kaba Diakité" w:date="2026-02-22T10:31:37Z">
        <w:r>
          <w:rPr>
            <w:rFonts w:hint="default"/>
            <w:lang w:val="fr-FR"/>
          </w:rPr>
          <w:t>mar</w:t>
        </w:r>
      </w:ins>
      <w:ins w:id="354" w:author="Mohamed Asbour Kaba Diakité" w:date="2026-02-22T10:31:38Z">
        <w:r>
          <w:rPr>
            <w:rFonts w:hint="default"/>
            <w:lang w:val="fr-FR"/>
          </w:rPr>
          <w:t xml:space="preserve"> L</w:t>
        </w:r>
      </w:ins>
      <w:ins w:id="355" w:author="Mohamed Asbour Kaba Diakité" w:date="2026-02-22T10:31:39Z">
        <w:r>
          <w:rPr>
            <w:rFonts w:hint="default"/>
            <w:lang w:val="fr-FR"/>
          </w:rPr>
          <w:t>en</w:t>
        </w:r>
      </w:ins>
      <w:ins w:id="356" w:author="Mohamed Asbour Kaba Diakité" w:date="2026-02-22T10:31:40Z">
        <w:r>
          <w:rPr>
            <w:rFonts w:hint="default"/>
            <w:lang w:val="fr-FR"/>
          </w:rPr>
          <w:t>o</w:t>
        </w:r>
      </w:ins>
      <w:ins w:id="357" w:author="Mohamed Asbour Kaba Diakité" w:date="2026-02-22T10:30:07Z">
        <w:r>
          <w:rPr/>
          <w:t>, pour le suivi pédagogique et les orientations qui ont contribué à la réussite de ce stage.</w:t>
        </w:r>
      </w:ins>
    </w:p>
    <w:p w14:paraId="00224E3C">
      <w:pPr>
        <w:pStyle w:val="2"/>
        <w:keepNext w:val="0"/>
        <w:keepLines w:val="0"/>
        <w:widowControl/>
        <w:suppressLineNumbers w:val="0"/>
        <w:rPr>
          <w:ins w:id="358" w:author="Mohamed Asbour Kaba Diakité" w:date="2026-02-22T10:30:02Z"/>
        </w:rPr>
      </w:pPr>
    </w:p>
    <w:p w14:paraId="4C82F8CC">
      <w:pPr>
        <w:pStyle w:val="2"/>
        <w:keepNext w:val="0"/>
        <w:keepLines w:val="0"/>
        <w:widowControl/>
        <w:suppressLineNumbers w:val="0"/>
        <w:rPr>
          <w:ins w:id="359" w:author="Mohamed Asbour Kaba Diakité" w:date="2026-02-22T10:42:43Z"/>
        </w:rPr>
      </w:pPr>
      <w:ins w:id="360" w:author="Mohamed Asbour Kaba Diakité" w:date="2026-02-22T10:42:43Z">
        <w:r>
          <w:rPr/>
          <w:t>4. Objectifs stratégiques du stage</w:t>
        </w:r>
      </w:ins>
    </w:p>
    <w:p w14:paraId="166D6212">
      <w:pPr>
        <w:pStyle w:val="3"/>
        <w:keepNext w:val="0"/>
        <w:keepLines w:val="0"/>
        <w:widowControl/>
        <w:suppressLineNumbers w:val="0"/>
        <w:rPr>
          <w:ins w:id="361" w:author="Mohamed Asbour Kaba Diakité" w:date="2026-02-22T10:42:43Z"/>
        </w:rPr>
      </w:pPr>
      <w:ins w:id="362" w:author="Mohamed Asbour Kaba Diakité" w:date="2026-02-22T10:42:43Z">
        <w:r>
          <w:rPr/>
          <w:t>4.1 Objectifs professionnels</w:t>
        </w:r>
      </w:ins>
    </w:p>
    <w:p w14:paraId="44E52647">
      <w:pPr>
        <w:pStyle w:val="9"/>
        <w:keepNext w:val="0"/>
        <w:keepLines w:val="0"/>
        <w:widowControl/>
        <w:suppressLineNumbers w:val="0"/>
        <w:rPr>
          <w:ins w:id="363" w:author="Mohamed Asbour Kaba Diakité" w:date="2026-02-22T10:42:43Z"/>
        </w:rPr>
      </w:pPr>
      <w:ins w:id="364" w:author="Mohamed Asbour Kaba Diakité" w:date="2026-02-22T10:42:43Z">
        <w:r>
          <w:rPr/>
          <w:t>Au-delà de la validation académique, ce stage représente pour moi une opportunité stratégique d’intégration progressive dans un environnement industriel exigeant.</w:t>
        </w:r>
      </w:ins>
    </w:p>
    <w:p w14:paraId="1A181EAF">
      <w:pPr>
        <w:pStyle w:val="9"/>
        <w:keepNext w:val="0"/>
        <w:keepLines w:val="0"/>
        <w:widowControl/>
        <w:suppressLineNumbers w:val="0"/>
        <w:rPr>
          <w:ins w:id="365" w:author="Mohamed Asbour Kaba Diakité" w:date="2026-02-22T10:42:43Z"/>
        </w:rPr>
      </w:pPr>
      <w:ins w:id="366" w:author="Mohamed Asbour Kaba Diakité" w:date="2026-02-22T10:42:43Z">
        <w:r>
          <w:rPr/>
          <w:t>Mon objectif est de devenir rapidement opérationnel et utile au département, en apportant une contribution concrète aux activités quotidiennes tout en assimilant efficacement les processus internes, les standards techniques et la culture organisationnelle de l’entreprise.</w:t>
        </w:r>
      </w:ins>
    </w:p>
    <w:p w14:paraId="6FEA476E">
      <w:pPr>
        <w:pStyle w:val="9"/>
        <w:keepNext w:val="0"/>
        <w:keepLines w:val="0"/>
        <w:widowControl/>
        <w:suppressLineNumbers w:val="0"/>
        <w:tabs>
          <w:tab w:val="left" w:pos="720"/>
        </w:tabs>
        <w:spacing w:before="0" w:beforeAutospacing="1" w:after="0" w:afterAutospacing="1"/>
        <w:ind w:left="1440"/>
        <w:rPr>
          <w:ins w:id="367" w:author="Mohamed Asbour Kaba Diakité" w:date="2026-02-22T10:42:43Z"/>
        </w:rPr>
      </w:pPr>
      <w:ins w:id="368" w:author="Mohamed Asbour Kaba Diakité" w:date="2026-02-22T10:42:43Z">
        <w:r>
          <w:rPr/>
          <w:t>Je m’engage à :</w:t>
        </w:r>
      </w:ins>
    </w:p>
    <w:p w14:paraId="190A0A38">
      <w:pPr>
        <w:pStyle w:val="9"/>
        <w:keepNext w:val="0"/>
        <w:keepLines w:val="0"/>
        <w:widowControl/>
        <w:suppressLineNumbers w:val="0"/>
        <w:tabs>
          <w:tab w:val="left" w:pos="720"/>
        </w:tabs>
        <w:spacing w:before="0" w:beforeAutospacing="1" w:after="0" w:afterAutospacing="1"/>
        <w:ind w:left="720"/>
        <w:rPr>
          <w:ins w:id="369" w:author="Mohamed Asbour Kaba Diakité" w:date="2026-02-22T10:42:43Z"/>
        </w:rPr>
      </w:pPr>
      <w:ins w:id="370" w:author="Mohamed Asbour Kaba Diakité" w:date="2026-02-22T10:42:43Z">
        <w:r>
          <w:rPr/>
          <w:t>Comprendre en profondeur les méthodes de travail et les flux opérationnels</w:t>
        </w:r>
      </w:ins>
    </w:p>
    <w:p w14:paraId="185B88EC">
      <w:pPr>
        <w:pStyle w:val="9"/>
        <w:keepNext w:val="0"/>
        <w:keepLines w:val="0"/>
        <w:widowControl/>
        <w:suppressLineNumbers w:val="0"/>
        <w:tabs>
          <w:tab w:val="left" w:pos="720"/>
        </w:tabs>
        <w:spacing w:before="0" w:beforeAutospacing="1" w:after="0" w:afterAutospacing="1"/>
        <w:ind w:left="720"/>
        <w:rPr>
          <w:ins w:id="371" w:author="Mohamed Asbour Kaba Diakité" w:date="2026-02-22T10:42:43Z"/>
        </w:rPr>
      </w:pPr>
      <w:ins w:id="372" w:author="Mohamed Asbour Kaba Diakité" w:date="2026-02-22T10:42:43Z">
        <w:r>
          <w:rPr/>
          <w:t>Développer une autonomie progressive dans l’exécution des tâches confiées</w:t>
        </w:r>
      </w:ins>
    </w:p>
    <w:p w14:paraId="51803EE1">
      <w:pPr>
        <w:pStyle w:val="9"/>
        <w:keepNext w:val="0"/>
        <w:keepLines w:val="0"/>
        <w:widowControl/>
        <w:suppressLineNumbers w:val="0"/>
        <w:tabs>
          <w:tab w:val="left" w:pos="720"/>
        </w:tabs>
        <w:spacing w:before="0" w:beforeAutospacing="1" w:after="0" w:afterAutospacing="1"/>
        <w:ind w:left="720"/>
        <w:rPr>
          <w:ins w:id="373" w:author="Mohamed Asbour Kaba Diakité" w:date="2026-02-22T10:42:43Z"/>
        </w:rPr>
      </w:pPr>
      <w:ins w:id="374" w:author="Mohamed Asbour Kaba Diakité" w:date="2026-02-22T10:42:43Z">
        <w:r>
          <w:rPr/>
          <w:t>Identifier les opportunités d’amélioration des processus</w:t>
        </w:r>
      </w:ins>
    </w:p>
    <w:p w14:paraId="5FB977F1">
      <w:pPr>
        <w:pStyle w:val="9"/>
        <w:keepNext w:val="0"/>
        <w:keepLines w:val="0"/>
        <w:widowControl/>
        <w:suppressLineNumbers w:val="0"/>
        <w:tabs>
          <w:tab w:val="left" w:pos="720"/>
        </w:tabs>
        <w:spacing w:before="0" w:beforeAutospacing="1" w:after="0" w:afterAutospacing="1"/>
        <w:ind w:left="720"/>
        <w:rPr>
          <w:ins w:id="375" w:author="Mohamed Asbour Kaba Diakité" w:date="2026-02-22T10:42:43Z"/>
        </w:rPr>
      </w:pPr>
      <w:ins w:id="376" w:author="Mohamed Asbour Kaba Diakité" w:date="2026-02-22T10:42:43Z">
        <w:r>
          <w:rPr/>
          <w:t>Apporter une valeur ajoutée mesurable à travers la rigueur, la discipline et l’initiative</w:t>
        </w:r>
      </w:ins>
    </w:p>
    <w:p w14:paraId="3AE5D838">
      <w:pPr>
        <w:pStyle w:val="9"/>
        <w:keepNext w:val="0"/>
        <w:keepLines w:val="0"/>
        <w:widowControl/>
        <w:suppressLineNumbers w:val="0"/>
        <w:rPr>
          <w:ins w:id="377" w:author="Mohamed Asbour Kaba Diakité" w:date="2026-02-22T10:42:43Z"/>
        </w:rPr>
      </w:pPr>
      <w:ins w:id="378" w:author="Mohamed Asbour Kaba Diakité" w:date="2026-02-22T10:42:43Z">
        <w:r>
          <w:rPr/>
          <w:t>Mon ambition est de démontrer, par la performance et l’engagement, ma capacité à évoluer vers des responsabilités accrues au sein de l’organisation.</w:t>
        </w:r>
      </w:ins>
    </w:p>
    <w:p w14:paraId="35078D61">
      <w:pPr>
        <w:pStyle w:val="3"/>
        <w:keepNext w:val="0"/>
        <w:keepLines w:val="0"/>
        <w:widowControl/>
        <w:suppressLineNumbers w:val="0"/>
        <w:rPr>
          <w:ins w:id="379" w:author="Mohamed Asbour Kaba Diakité" w:date="2026-02-22T10:42:43Z"/>
        </w:rPr>
      </w:pPr>
      <w:ins w:id="380" w:author="Mohamed Asbour Kaba Diakité" w:date="2026-02-22T10:42:43Z">
        <w:r>
          <w:rPr/>
          <w:t>4.2 Vision d’intégration et projection professionnelle</w:t>
        </w:r>
      </w:ins>
    </w:p>
    <w:p w14:paraId="239745BF">
      <w:pPr>
        <w:pStyle w:val="9"/>
        <w:keepNext w:val="0"/>
        <w:keepLines w:val="0"/>
        <w:widowControl/>
        <w:suppressLineNumbers w:val="0"/>
        <w:tabs>
          <w:tab w:val="left" w:pos="720"/>
        </w:tabs>
        <w:spacing w:before="0" w:beforeAutospacing="1" w:after="0" w:afterAutospacing="1"/>
        <w:ind w:left="1440"/>
        <w:rPr>
          <w:ins w:id="381" w:author="Mohamed Asbour Kaba Diakité" w:date="2026-02-22T10:42:43Z"/>
        </w:rPr>
      </w:pPr>
      <w:ins w:id="382" w:author="Mohamed Asbour Kaba Diakité" w:date="2026-02-22T10:42:43Z">
        <w:r>
          <w:rPr/>
          <w:t>Ce stage constitue également une phase d’évaluation mutuelle :</w:t>
        </w:r>
      </w:ins>
    </w:p>
    <w:p w14:paraId="4301BBF2">
      <w:pPr>
        <w:pStyle w:val="9"/>
        <w:keepNext w:val="0"/>
        <w:keepLines w:val="0"/>
        <w:widowControl/>
        <w:suppressLineNumbers w:val="0"/>
        <w:tabs>
          <w:tab w:val="left" w:pos="720"/>
        </w:tabs>
        <w:spacing w:before="0" w:beforeAutospacing="1" w:after="0" w:afterAutospacing="1"/>
        <w:ind w:left="720"/>
        <w:rPr>
          <w:ins w:id="383" w:author="Mohamed Asbour Kaba Diakité" w:date="2026-02-22T10:42:43Z"/>
        </w:rPr>
      </w:pPr>
      <w:ins w:id="384" w:author="Mohamed Asbour Kaba Diakité" w:date="2026-02-22T10:42:43Z">
        <w:r>
          <w:rPr/>
          <w:t>Pour l’entreprise, mesurer mon potentiel d’adaptation et de contribution</w:t>
        </w:r>
      </w:ins>
    </w:p>
    <w:p w14:paraId="1790BFA2">
      <w:pPr>
        <w:pStyle w:val="9"/>
        <w:keepNext w:val="0"/>
        <w:keepLines w:val="0"/>
        <w:widowControl/>
        <w:suppressLineNumbers w:val="0"/>
        <w:tabs>
          <w:tab w:val="left" w:pos="720"/>
        </w:tabs>
        <w:spacing w:before="0" w:beforeAutospacing="1" w:after="0" w:afterAutospacing="1"/>
        <w:ind w:left="720"/>
        <w:rPr>
          <w:ins w:id="385" w:author="Mohamed Asbour Kaba Diakité" w:date="2026-02-22T10:42:43Z"/>
        </w:rPr>
      </w:pPr>
      <w:ins w:id="386" w:author="Mohamed Asbour Kaba Diakité" w:date="2026-02-22T10:42:43Z">
        <w:r>
          <w:rPr/>
          <w:t>Pour moi, confirmer mon alignement avec les exigences et la culture du secteur minier</w:t>
        </w:r>
      </w:ins>
    </w:p>
    <w:p w14:paraId="7654542C">
      <w:pPr>
        <w:pStyle w:val="9"/>
        <w:keepNext w:val="0"/>
        <w:keepLines w:val="0"/>
        <w:widowControl/>
        <w:suppressLineNumbers w:val="0"/>
        <w:rPr>
          <w:ins w:id="387" w:author="Mohamed Asbour Kaba Diakité" w:date="2026-02-22T10:42:43Z"/>
        </w:rPr>
      </w:pPr>
      <w:ins w:id="388" w:author="Mohamed Asbour Kaba Diakité" w:date="2026-02-22T10:42:43Z">
        <w:r>
          <w:rPr/>
          <w:t>À travers cette immersion, je souhaite consolider mes compétences techniques, renforcer ma compréhension des enjeux industriels et m’inscrire durablement dans une trajectoire professionnelle cohérente avec les standards de performance de l’entreprise.</w:t>
        </w:r>
      </w:ins>
    </w:p>
    <w:p w14:paraId="037EF28E">
      <w:pPr>
        <w:pStyle w:val="9"/>
        <w:keepNext w:val="0"/>
        <w:keepLines w:val="0"/>
        <w:widowControl/>
        <w:suppressLineNumbers w:val="0"/>
        <w:rPr>
          <w:ins w:id="390" w:author="Mohamed Asbour Kaba Diakité" w:date="2026-02-22T10:30:02Z"/>
        </w:rPr>
        <w:pPrChange w:id="389" w:author="Mohamed Asbour Kaba Diakité" w:date="2026-02-22T10:42:46Z">
          <w:pPr>
            <w:pStyle w:val="2"/>
            <w:keepNext w:val="0"/>
            <w:keepLines w:val="0"/>
            <w:widowControl/>
            <w:suppressLineNumbers w:val="0"/>
          </w:pPr>
        </w:pPrChange>
      </w:pPr>
      <w:ins w:id="391" w:author="Mohamed Asbour Kaba Diakité" w:date="2026-02-22T10:42:43Z">
        <w:r>
          <w:rPr/>
          <w:t>À terme, mon objectif est de mériter une intégration professionnelle, en démontrant que je peux être un acteur fiable, rigoureux et engagé dans la réalisation des objectifs stratégiques de l’organisation.</w:t>
        </w:r>
      </w:ins>
    </w:p>
    <w:p w14:paraId="065213D9">
      <w:pPr>
        <w:pStyle w:val="2"/>
        <w:keepNext w:val="0"/>
        <w:keepLines w:val="0"/>
        <w:widowControl/>
        <w:suppressLineNumbers w:val="0"/>
        <w:rPr>
          <w:ins w:id="392" w:author="Mohamed Asbour Kaba Diakité" w:date="2026-02-22T10:30:02Z"/>
        </w:rPr>
      </w:pPr>
    </w:p>
    <w:p w14:paraId="09A1EB83">
      <w:pPr>
        <w:pStyle w:val="2"/>
        <w:keepNext w:val="0"/>
        <w:keepLines w:val="0"/>
        <w:widowControl/>
        <w:suppressLineNumbers w:val="0"/>
        <w:rPr>
          <w:ins w:id="393" w:author="Mohamed Asbour Kaba Diakité" w:date="2026-02-14T13:12:35Z"/>
        </w:rPr>
      </w:pPr>
      <w:ins w:id="394" w:author="Mohamed Asbour Kaba Diakité" w:date="2026-02-14T13:12:35Z">
        <w:r>
          <w:rPr/>
          <w:t>Activités réalisées – Première semaine d’immersion</w:t>
        </w:r>
      </w:ins>
    </w:p>
    <w:p w14:paraId="18318C1D">
      <w:pPr>
        <w:pStyle w:val="3"/>
        <w:keepNext w:val="0"/>
        <w:keepLines w:val="0"/>
        <w:widowControl/>
        <w:suppressLineNumbers w:val="0"/>
        <w:rPr>
          <w:ins w:id="395" w:author="Mohamed Asbour Kaba Diakité" w:date="2026-02-14T13:12:35Z"/>
        </w:rPr>
      </w:pPr>
      <w:ins w:id="396" w:author="Mohamed Asbour Kaba Diakité" w:date="2026-02-14T13:12:35Z">
        <w:r>
          <w:rPr/>
          <w:t>5.1 I</w:t>
        </w:r>
        <w:commentRangeStart w:id="1"/>
        <w:r>
          <w:rPr/>
          <w:t>nduction et sensibilisation institutionnelle</w:t>
        </w:r>
      </w:ins>
    </w:p>
    <w:p w14:paraId="26D71AB2">
      <w:pPr>
        <w:pStyle w:val="9"/>
        <w:keepNext w:val="0"/>
        <w:keepLines w:val="0"/>
        <w:widowControl/>
        <w:suppressLineNumbers w:val="0"/>
        <w:rPr>
          <w:ins w:id="397" w:author="Mohamed Asbour Kaba Diakité" w:date="2026-02-14T13:12:35Z"/>
        </w:rPr>
      </w:pPr>
      <w:ins w:id="398" w:author="Mohamed Asbour Kaba Diakité" w:date="2026-02-14T13:12:35Z">
        <w:r>
          <w:rPr/>
          <w:t>Ma première semaine a débuté par une phase d’intégration (« Induction ») orientée principalement vers la culture d’entreprise, la sécurité et les engagements environnementaux de CBG.</w:t>
        </w:r>
      </w:ins>
    </w:p>
    <w:p w14:paraId="434914A7">
      <w:pPr>
        <w:pStyle w:val="4"/>
        <w:keepNext w:val="0"/>
        <w:keepLines w:val="0"/>
        <w:widowControl/>
        <w:suppressLineNumbers w:val="0"/>
        <w:rPr>
          <w:ins w:id="399" w:author="Mohamed Asbour Kaba Diakité" w:date="2026-02-14T13:12:35Z"/>
        </w:rPr>
      </w:pPr>
      <w:ins w:id="400" w:author="Mohamed Asbour Kaba Diakité" w:date="2026-02-14T13:12:35Z">
        <w:r>
          <w:rPr/>
          <w:t>Santé et Sécurité au Travail</w:t>
        </w:r>
      </w:ins>
    </w:p>
    <w:p w14:paraId="7005D74D">
      <w:pPr>
        <w:pStyle w:val="9"/>
        <w:keepNext w:val="0"/>
        <w:keepLines w:val="0"/>
        <w:widowControl/>
        <w:suppressLineNumbers w:val="0"/>
        <w:tabs>
          <w:tab w:val="left" w:pos="720"/>
        </w:tabs>
        <w:spacing w:before="0" w:beforeAutospacing="1" w:after="0" w:afterAutospacing="1"/>
        <w:ind w:left="1440"/>
        <w:rPr>
          <w:ins w:id="402" w:author="Mohamed Asbour Kaba Diakité" w:date="2026-02-14T13:12:35Z"/>
        </w:rPr>
        <w:pPrChange w:id="401" w:author="Mohamed Asbour Kaba Diakité" w:date="2026-02-14T13:18:20Z">
          <w:pPr>
            <w:keepNext w:val="0"/>
            <w:keepLines w:val="0"/>
            <w:widowControl/>
            <w:numPr>
              <w:ilvl w:val="0"/>
              <w:numId w:val="16"/>
            </w:numPr>
            <w:suppressLineNumbers w:val="0"/>
            <w:spacing w:before="0" w:beforeAutospacing="1" w:after="0" w:afterAutospacing="1"/>
            <w:ind w:left="1440" w:hanging="360"/>
          </w:pPr>
        </w:pPrChange>
      </w:pPr>
      <w:ins w:id="403" w:author="Mohamed Asbour Kaba Diakité" w:date="2026-02-14T13:12:35Z">
        <w:r>
          <w:rPr/>
          <w:t>Nous avons été formés sur :</w:t>
        </w:r>
      </w:ins>
    </w:p>
    <w:p w14:paraId="60795EF6">
      <w:pPr>
        <w:pStyle w:val="9"/>
        <w:keepNext w:val="0"/>
        <w:keepLines w:val="0"/>
        <w:widowControl/>
        <w:suppressLineNumbers w:val="0"/>
        <w:tabs>
          <w:tab w:val="left" w:pos="720"/>
        </w:tabs>
        <w:spacing w:before="0" w:beforeAutospacing="1" w:after="0" w:afterAutospacing="1"/>
        <w:ind w:left="720"/>
        <w:rPr>
          <w:ins w:id="405" w:author="Mohamed Asbour Kaba Diakité" w:date="2026-02-14T13:12:35Z"/>
        </w:rPr>
        <w:pPrChange w:id="404" w:author="Mohamed Asbour Kaba Diakité" w:date="2026-02-14T13:18:18Z">
          <w:pPr>
            <w:keepNext w:val="0"/>
            <w:keepLines w:val="0"/>
            <w:widowControl/>
            <w:numPr>
              <w:ilvl w:val="0"/>
              <w:numId w:val="16"/>
            </w:numPr>
            <w:suppressLineNumbers w:val="0"/>
            <w:spacing w:before="0" w:beforeAutospacing="1" w:after="0" w:afterAutospacing="1"/>
            <w:ind w:left="1440" w:hanging="360"/>
          </w:pPr>
        </w:pPrChange>
      </w:pPr>
      <w:ins w:id="406" w:author="Mohamed Asbour Kaba Diakité" w:date="2026-02-14T13:12:35Z">
        <w:r>
          <w:rPr/>
          <w:t>Les principes fondamentaux de santé et sécurité</w:t>
        </w:r>
      </w:ins>
    </w:p>
    <w:p w14:paraId="7742D3A1">
      <w:pPr>
        <w:pStyle w:val="9"/>
        <w:keepNext w:val="0"/>
        <w:keepLines w:val="0"/>
        <w:widowControl/>
        <w:suppressLineNumbers w:val="0"/>
        <w:tabs>
          <w:tab w:val="left" w:pos="720"/>
        </w:tabs>
        <w:spacing w:before="0" w:beforeAutospacing="1" w:after="0" w:afterAutospacing="1"/>
        <w:ind w:left="720"/>
        <w:rPr>
          <w:ins w:id="408" w:author="Mohamed Asbour Kaba Diakité" w:date="2026-02-14T13:12:35Z"/>
        </w:rPr>
        <w:pPrChange w:id="407" w:author="Mohamed Asbour Kaba Diakité" w:date="2026-02-14T13:18:15Z">
          <w:pPr>
            <w:keepNext w:val="0"/>
            <w:keepLines w:val="0"/>
            <w:widowControl/>
            <w:numPr>
              <w:ilvl w:val="0"/>
              <w:numId w:val="16"/>
            </w:numPr>
            <w:suppressLineNumbers w:val="0"/>
            <w:spacing w:before="0" w:beforeAutospacing="1" w:after="0" w:afterAutospacing="1"/>
            <w:ind w:left="1440" w:hanging="360"/>
          </w:pPr>
        </w:pPrChange>
      </w:pPr>
      <w:ins w:id="409" w:author="Mohamed Asbour Kaba Diakité" w:date="2026-02-14T13:12:35Z">
        <w:r>
          <w:rPr/>
          <w:t xml:space="preserve">Les </w:t>
        </w:r>
      </w:ins>
      <w:ins w:id="410" w:author="Mohamed Asbour Kaba Diakité" w:date="2026-02-14T13:12:35Z">
        <w:r>
          <w:rPr>
            <w:rStyle w:val="6"/>
          </w:rPr>
          <w:t>12 règles d’or de CBG</w:t>
        </w:r>
      </w:ins>
    </w:p>
    <w:p w14:paraId="63F32D1B">
      <w:pPr>
        <w:pStyle w:val="9"/>
        <w:keepNext w:val="0"/>
        <w:keepLines w:val="0"/>
        <w:widowControl/>
        <w:suppressLineNumbers w:val="0"/>
        <w:tabs>
          <w:tab w:val="left" w:pos="720"/>
        </w:tabs>
        <w:spacing w:before="0" w:beforeAutospacing="1" w:after="0" w:afterAutospacing="1"/>
        <w:ind w:left="720"/>
        <w:rPr>
          <w:ins w:id="412" w:author="Mohamed Asbour Kaba Diakité" w:date="2026-02-14T13:12:35Z"/>
        </w:rPr>
        <w:pPrChange w:id="411" w:author="Mohamed Asbour Kaba Diakité" w:date="2026-02-14T13:18:12Z">
          <w:pPr>
            <w:keepNext w:val="0"/>
            <w:keepLines w:val="0"/>
            <w:widowControl/>
            <w:numPr>
              <w:ilvl w:val="0"/>
              <w:numId w:val="16"/>
            </w:numPr>
            <w:suppressLineNumbers w:val="0"/>
            <w:spacing w:before="0" w:beforeAutospacing="1" w:after="0" w:afterAutospacing="1"/>
            <w:ind w:left="1440" w:hanging="360"/>
          </w:pPr>
        </w:pPrChange>
      </w:pPr>
      <w:ins w:id="413" w:author="Mohamed Asbour Kaba Diakité" w:date="2026-02-14T13:12:35Z">
        <w:r>
          <w:rPr/>
          <w:t>Les bonnes pratiques en environnement industriel</w:t>
        </w:r>
      </w:ins>
    </w:p>
    <w:p w14:paraId="071165F0">
      <w:pPr>
        <w:pStyle w:val="9"/>
        <w:keepNext w:val="0"/>
        <w:keepLines w:val="0"/>
        <w:widowControl/>
        <w:suppressLineNumbers w:val="0"/>
        <w:rPr>
          <w:ins w:id="414" w:author="Mohamed Asbour Kaba Diakité" w:date="2026-02-14T13:12:35Z"/>
        </w:rPr>
      </w:pPr>
      <w:ins w:id="415" w:author="Mohamed Asbour Kaba Diakité" w:date="2026-02-14T13:12:35Z">
        <w:r>
          <w:rPr/>
          <w:t>Cette session a permis de comprendre que la sécurité constitue une priorité stratégique au sein de l’entreprise.</w:t>
        </w:r>
        <w:commentRangeEnd w:id="1"/>
      </w:ins>
      <w:r>
        <w:commentReference w:id="1"/>
      </w:r>
    </w:p>
    <w:p w14:paraId="73C8E229">
      <w:pPr>
        <w:pStyle w:val="3"/>
        <w:keepNext w:val="0"/>
        <w:keepLines w:val="0"/>
        <w:widowControl/>
        <w:suppressLineNumbers w:val="0"/>
        <w:rPr>
          <w:ins w:id="416" w:author="Mohamed Asbour Kaba Diakité" w:date="2026-05-01T10:24:35Z"/>
        </w:rPr>
      </w:pPr>
      <w:ins w:id="417" w:author="Mohamed Asbour Kaba Diakité" w:date="2026-05-01T10:24:35Z">
        <w:r>
          <w:rPr/>
          <w:t>Analyse de la culture organisationnelle : sécurité et conformité</w:t>
        </w:r>
      </w:ins>
    </w:p>
    <w:p w14:paraId="14065271">
      <w:pPr>
        <w:pStyle w:val="9"/>
        <w:keepNext w:val="0"/>
        <w:keepLines w:val="0"/>
        <w:widowControl/>
        <w:suppressLineNumbers w:val="0"/>
        <w:rPr>
          <w:ins w:id="418" w:author="Mohamed Asbour Kaba Diakité" w:date="2026-05-01T10:24:35Z"/>
        </w:rPr>
      </w:pPr>
      <w:ins w:id="419" w:author="Mohamed Asbour Kaba Diakité" w:date="2026-05-01T10:24:35Z">
        <w:r>
          <w:rPr/>
          <w:t>La phase d’induction a révélé que la sécurité chez CBG n’est pas uniquement une obligation réglementaire, mais un pilier stratégique intégré à la gouvernance de l’entreprise.</w:t>
        </w:r>
      </w:ins>
    </w:p>
    <w:p w14:paraId="04F8C188">
      <w:pPr>
        <w:pStyle w:val="9"/>
        <w:keepNext w:val="0"/>
        <w:keepLines w:val="0"/>
        <w:widowControl/>
        <w:suppressLineNumbers w:val="0"/>
        <w:rPr>
          <w:ins w:id="420" w:author="Mohamed Asbour Kaba Diakité" w:date="2026-05-01T10:24:35Z"/>
        </w:rPr>
      </w:pPr>
      <w:ins w:id="421" w:author="Mohamed Asbour Kaba Diakité" w:date="2026-05-01T10:24:35Z">
        <w:r>
          <w:rPr/>
          <w:t>Les « 12 règles d’or » et les politiques relatives aux droits humains démontrent une approche structurée de la gestion des risques opérationnels. Dans un environnement minier, où les risques physiques et environnementaux sont élevés, cette culture réduit la probabilité d’accidents majeurs et renforce la responsabilité collective.</w:t>
        </w:r>
      </w:ins>
    </w:p>
    <w:p w14:paraId="65936B5D">
      <w:pPr>
        <w:pStyle w:val="9"/>
        <w:keepNext w:val="0"/>
        <w:keepLines w:val="0"/>
        <w:widowControl/>
        <w:suppressLineNumbers w:val="0"/>
        <w:rPr>
          <w:ins w:id="422" w:author="Mohamed Asbour Kaba Diakité" w:date="2026-05-01T10:24:35Z"/>
        </w:rPr>
      </w:pPr>
      <w:ins w:id="423" w:author="Mohamed Asbour Kaba Diakité" w:date="2026-05-01T10:24:35Z">
        <w:r>
          <w:rPr/>
          <w:t>D’un point de vue analytique, cette approche correspond à un modèle de gestion proactive des risques, basé sur :</w:t>
        </w:r>
      </w:ins>
    </w:p>
    <w:p w14:paraId="56E297A2">
      <w:pPr>
        <w:pStyle w:val="9"/>
        <w:keepNext w:val="0"/>
        <w:keepLines w:val="0"/>
        <w:widowControl/>
        <w:suppressLineNumbers w:val="0"/>
        <w:ind w:left="720"/>
        <w:rPr>
          <w:ins w:id="424" w:author="Mohamed Asbour Kaba Diakité" w:date="2026-05-01T10:24:35Z"/>
        </w:rPr>
      </w:pPr>
      <w:ins w:id="425" w:author="Mohamed Asbour Kaba Diakité" w:date="2026-05-01T10:24:35Z">
        <w:r>
          <w:rPr/>
          <w:t>La prévention</w:t>
        </w:r>
      </w:ins>
    </w:p>
    <w:p w14:paraId="6260922C">
      <w:pPr>
        <w:pStyle w:val="9"/>
        <w:keepNext w:val="0"/>
        <w:keepLines w:val="0"/>
        <w:widowControl/>
        <w:suppressLineNumbers w:val="0"/>
        <w:ind w:left="720"/>
        <w:rPr>
          <w:ins w:id="426" w:author="Mohamed Asbour Kaba Diakité" w:date="2026-05-01T10:24:35Z"/>
        </w:rPr>
      </w:pPr>
      <w:ins w:id="427" w:author="Mohamed Asbour Kaba Diakité" w:date="2026-05-01T10:24:35Z">
        <w:r>
          <w:rPr/>
          <w:t>La formation continue</w:t>
        </w:r>
      </w:ins>
    </w:p>
    <w:p w14:paraId="22C3926A">
      <w:pPr>
        <w:pStyle w:val="9"/>
        <w:keepNext w:val="0"/>
        <w:keepLines w:val="0"/>
        <w:widowControl/>
        <w:suppressLineNumbers w:val="0"/>
        <w:ind w:left="720"/>
        <w:rPr>
          <w:ins w:id="428" w:author="Mohamed Asbour Kaba Diakité" w:date="2026-05-01T10:24:35Z"/>
        </w:rPr>
      </w:pPr>
      <w:ins w:id="429" w:author="Mohamed Asbour Kaba Diakité" w:date="2026-05-01T10:24:35Z">
        <w:r>
          <w:rPr/>
          <w:t>La standardisation des comportements</w:t>
        </w:r>
      </w:ins>
    </w:p>
    <w:p w14:paraId="786BE9FD">
      <w:pPr>
        <w:pStyle w:val="9"/>
        <w:keepNext w:val="0"/>
        <w:keepLines w:val="0"/>
        <w:widowControl/>
        <w:suppressLineNumbers w:val="0"/>
        <w:rPr>
          <w:ins w:id="430" w:author="Mohamed Asbour Kaba Diakité" w:date="2026-05-01T10:24:35Z"/>
        </w:rPr>
      </w:pPr>
      <w:ins w:id="431" w:author="Mohamed Asbour Kaba Diakité" w:date="2026-05-01T10:24:35Z">
        <w:r>
          <w:rPr/>
          <w:t>Cela traduit une maturité organisationnelle avancée.</w:t>
        </w:r>
      </w:ins>
    </w:p>
    <w:p w14:paraId="4FF20832">
      <w:pPr>
        <w:pStyle w:val="4"/>
        <w:keepNext w:val="0"/>
        <w:keepLines w:val="0"/>
        <w:widowControl/>
        <w:suppressLineNumbers w:val="0"/>
        <w:rPr>
          <w:ins w:id="432" w:author="Mohamed Asbour Kaba Diakité" w:date="2026-05-01T10:24:32Z"/>
        </w:rPr>
      </w:pPr>
    </w:p>
    <w:p w14:paraId="057A6969">
      <w:pPr>
        <w:pStyle w:val="4"/>
        <w:keepNext w:val="0"/>
        <w:keepLines w:val="0"/>
        <w:widowControl/>
        <w:suppressLineNumbers w:val="0"/>
        <w:rPr>
          <w:ins w:id="433" w:author="Mohamed Asbour Kaba Diakité" w:date="2026-02-14T13:12:35Z"/>
        </w:rPr>
      </w:pPr>
      <w:ins w:id="434" w:author="Mohamed Asbour Kaba Diakité" w:date="2026-02-14T13:12:35Z">
        <w:r>
          <w:rPr/>
          <w:t>Bi</w:t>
        </w:r>
        <w:commentRangeStart w:id="2"/>
        <w:r>
          <w:rPr/>
          <w:t>odiversité et engagement environnemental</w:t>
        </w:r>
      </w:ins>
    </w:p>
    <w:p w14:paraId="08A8E1C5">
      <w:pPr>
        <w:pStyle w:val="9"/>
        <w:keepNext w:val="0"/>
        <w:keepLines w:val="0"/>
        <w:widowControl/>
        <w:suppressLineNumbers w:val="0"/>
        <w:tabs>
          <w:tab w:val="left" w:pos="720"/>
        </w:tabs>
        <w:spacing w:before="0" w:beforeAutospacing="1" w:after="0" w:afterAutospacing="1"/>
        <w:ind w:left="1440"/>
        <w:rPr>
          <w:ins w:id="436" w:author="Mohamed Asbour Kaba Diakité" w:date="2026-02-14T13:12:35Z"/>
        </w:rPr>
        <w:pPrChange w:id="435" w:author="Mohamed Asbour Kaba Diakité" w:date="2026-02-14T13:18:08Z">
          <w:pPr>
            <w:keepNext w:val="0"/>
            <w:keepLines w:val="0"/>
            <w:widowControl/>
            <w:numPr>
              <w:ilvl w:val="0"/>
              <w:numId w:val="17"/>
            </w:numPr>
            <w:suppressLineNumbers w:val="0"/>
            <w:spacing w:before="0" w:beforeAutospacing="1" w:after="0" w:afterAutospacing="1"/>
            <w:ind w:left="1440" w:hanging="360"/>
          </w:pPr>
        </w:pPrChange>
      </w:pPr>
      <w:ins w:id="437" w:author="Mohamed Asbour Kaba Diakité" w:date="2026-02-14T13:12:35Z">
        <w:r>
          <w:rPr/>
          <w:t>Une présentation détaillée a été faite sur :</w:t>
        </w:r>
      </w:ins>
    </w:p>
    <w:p w14:paraId="404C26DF">
      <w:pPr>
        <w:pStyle w:val="9"/>
        <w:keepNext w:val="0"/>
        <w:keepLines w:val="0"/>
        <w:widowControl/>
        <w:suppressLineNumbers w:val="0"/>
        <w:tabs>
          <w:tab w:val="left" w:pos="720"/>
        </w:tabs>
        <w:spacing w:before="0" w:beforeAutospacing="1" w:after="0" w:afterAutospacing="1"/>
        <w:ind w:left="720"/>
        <w:rPr>
          <w:ins w:id="439" w:author="Mohamed Asbour Kaba Diakité" w:date="2026-02-14T13:12:35Z"/>
        </w:rPr>
        <w:pPrChange w:id="438" w:author="Mohamed Asbour Kaba Diakité" w:date="2026-02-14T13:18:05Z">
          <w:pPr>
            <w:keepNext w:val="0"/>
            <w:keepLines w:val="0"/>
            <w:widowControl/>
            <w:numPr>
              <w:ilvl w:val="0"/>
              <w:numId w:val="17"/>
            </w:numPr>
            <w:suppressLineNumbers w:val="0"/>
            <w:spacing w:before="0" w:beforeAutospacing="1" w:after="0" w:afterAutospacing="1"/>
            <w:ind w:left="1440" w:hanging="360"/>
          </w:pPr>
        </w:pPrChange>
      </w:pPr>
      <w:ins w:id="440" w:author="Mohamed Asbour Kaba Diakité" w:date="2026-02-14T13:12:35Z">
        <w:r>
          <w:rPr/>
          <w:t>L’importance de la biodiversité</w:t>
        </w:r>
      </w:ins>
    </w:p>
    <w:p w14:paraId="70E9B92F">
      <w:pPr>
        <w:pStyle w:val="9"/>
        <w:keepNext w:val="0"/>
        <w:keepLines w:val="0"/>
        <w:widowControl/>
        <w:suppressLineNumbers w:val="0"/>
        <w:tabs>
          <w:tab w:val="left" w:pos="720"/>
        </w:tabs>
        <w:spacing w:before="0" w:beforeAutospacing="1" w:after="0" w:afterAutospacing="1"/>
        <w:ind w:left="720"/>
        <w:rPr>
          <w:ins w:id="442" w:author="Mohamed Asbour Kaba Diakité" w:date="2026-02-14T13:12:35Z"/>
        </w:rPr>
        <w:pPrChange w:id="441" w:author="Mohamed Asbour Kaba Diakité" w:date="2026-02-14T13:18:02Z">
          <w:pPr>
            <w:keepNext w:val="0"/>
            <w:keepLines w:val="0"/>
            <w:widowControl/>
            <w:numPr>
              <w:ilvl w:val="0"/>
              <w:numId w:val="17"/>
            </w:numPr>
            <w:suppressLineNumbers w:val="0"/>
            <w:spacing w:before="0" w:beforeAutospacing="1" w:after="0" w:afterAutospacing="1"/>
            <w:ind w:left="1440" w:hanging="360"/>
          </w:pPr>
        </w:pPrChange>
      </w:pPr>
      <w:ins w:id="443" w:author="Mohamed Asbour Kaba Diakité" w:date="2026-02-14T13:12:35Z">
        <w:r>
          <w:rPr/>
          <w:t>Le Biodiversity Action Plan de CBG</w:t>
        </w:r>
      </w:ins>
    </w:p>
    <w:p w14:paraId="69CAB74E">
      <w:pPr>
        <w:pStyle w:val="9"/>
        <w:keepNext w:val="0"/>
        <w:keepLines w:val="0"/>
        <w:widowControl/>
        <w:suppressLineNumbers w:val="0"/>
        <w:tabs>
          <w:tab w:val="left" w:pos="720"/>
        </w:tabs>
        <w:spacing w:before="0" w:beforeAutospacing="1" w:after="0" w:afterAutospacing="1"/>
        <w:ind w:left="720"/>
        <w:rPr>
          <w:ins w:id="445" w:author="Mohamed Asbour Kaba Diakité" w:date="2026-02-14T13:12:35Z"/>
        </w:rPr>
        <w:pPrChange w:id="444" w:author="Mohamed Asbour Kaba Diakité" w:date="2026-02-14T13:17:58Z">
          <w:pPr>
            <w:keepNext w:val="0"/>
            <w:keepLines w:val="0"/>
            <w:widowControl/>
            <w:numPr>
              <w:ilvl w:val="0"/>
              <w:numId w:val="17"/>
            </w:numPr>
            <w:suppressLineNumbers w:val="0"/>
            <w:spacing w:before="0" w:beforeAutospacing="1" w:after="0" w:afterAutospacing="1"/>
            <w:ind w:left="1440" w:hanging="360"/>
          </w:pPr>
        </w:pPrChange>
      </w:pPr>
      <w:ins w:id="446" w:author="Mohamed Asbour Kaba Diakité" w:date="2026-02-14T13:12:35Z">
        <w:r>
          <w:rPr/>
          <w:t>L’engagement NNL/NG (No Net Loss / Net Gain)</w:t>
        </w:r>
      </w:ins>
    </w:p>
    <w:p w14:paraId="7D711785">
      <w:pPr>
        <w:pStyle w:val="9"/>
        <w:keepNext w:val="0"/>
        <w:keepLines w:val="0"/>
        <w:widowControl/>
        <w:suppressLineNumbers w:val="0"/>
        <w:tabs>
          <w:tab w:val="left" w:pos="720"/>
        </w:tabs>
        <w:spacing w:before="0" w:beforeAutospacing="1" w:after="0" w:afterAutospacing="1"/>
        <w:ind w:left="720"/>
        <w:rPr>
          <w:ins w:id="448" w:author="Mohamed Asbour Kaba Diakité" w:date="2026-02-14T13:12:35Z"/>
        </w:rPr>
        <w:pPrChange w:id="447" w:author="Mohamed Asbour Kaba Diakité" w:date="2026-02-14T13:17:53Z">
          <w:pPr>
            <w:keepNext w:val="0"/>
            <w:keepLines w:val="0"/>
            <w:widowControl/>
            <w:numPr>
              <w:ilvl w:val="0"/>
              <w:numId w:val="17"/>
            </w:numPr>
            <w:suppressLineNumbers w:val="0"/>
            <w:spacing w:before="0" w:beforeAutospacing="1" w:after="0" w:afterAutospacing="1"/>
            <w:ind w:left="1440" w:hanging="360"/>
          </w:pPr>
        </w:pPrChange>
      </w:pPr>
      <w:ins w:id="449" w:author="Mohamed Asbour Kaba Diakité" w:date="2026-02-14T13:12:35Z">
        <w:r>
          <w:rPr/>
          <w:t>Les partenariats environnementaux (REB, GAC, AMR, etc.)</w:t>
        </w:r>
      </w:ins>
    </w:p>
    <w:p w14:paraId="12B20CA3">
      <w:pPr>
        <w:pStyle w:val="9"/>
        <w:keepNext w:val="0"/>
        <w:keepLines w:val="0"/>
        <w:widowControl/>
        <w:suppressLineNumbers w:val="0"/>
        <w:rPr>
          <w:ins w:id="450" w:author="Mohamed Asbour Kaba Diakité" w:date="2026-02-14T13:12:35Z"/>
        </w:rPr>
      </w:pPr>
      <w:ins w:id="451" w:author="Mohamed Asbour Kaba Diakité" w:date="2026-02-14T13:12:35Z">
        <w:r>
          <w:rPr/>
          <w:t>Étant certifié dans le domaine du changement climatique via le programme des Nations Unies, cette partie a eu un impact particulier sur moi. Elle démontre que CBG intègre réellement les enjeux climatiques et environnementaux dans sa stratégie opérationnelle.</w:t>
        </w:r>
      </w:ins>
    </w:p>
    <w:p w14:paraId="40152D36">
      <w:pPr>
        <w:pStyle w:val="4"/>
        <w:keepNext w:val="0"/>
        <w:keepLines w:val="0"/>
        <w:widowControl/>
        <w:suppressLineNumbers w:val="0"/>
        <w:rPr>
          <w:ins w:id="452" w:author="Mohamed Asbour Kaba Diakité" w:date="2026-02-14T13:12:35Z"/>
        </w:rPr>
      </w:pPr>
      <w:ins w:id="453" w:author="Mohamed Asbour Kaba Diakité" w:date="2026-02-14T13:12:35Z">
        <w:r>
          <w:rPr/>
          <w:t>Programme de sensibilisation aux serpents</w:t>
        </w:r>
      </w:ins>
    </w:p>
    <w:p w14:paraId="7FDAB8C4">
      <w:pPr>
        <w:pStyle w:val="9"/>
        <w:keepNext w:val="0"/>
        <w:keepLines w:val="0"/>
        <w:widowControl/>
        <w:suppressLineNumbers w:val="0"/>
        <w:tabs>
          <w:tab w:val="left" w:pos="720"/>
        </w:tabs>
        <w:spacing w:before="0" w:beforeAutospacing="1" w:after="0" w:afterAutospacing="1"/>
        <w:ind w:left="1440"/>
        <w:rPr>
          <w:ins w:id="455" w:author="Mohamed Asbour Kaba Diakité" w:date="2026-02-14T13:12:35Z"/>
        </w:rPr>
        <w:pPrChange w:id="454" w:author="Mohamed Asbour Kaba Diakité" w:date="2026-02-14T13:17:48Z">
          <w:pPr>
            <w:keepNext w:val="0"/>
            <w:keepLines w:val="0"/>
            <w:widowControl/>
            <w:numPr>
              <w:ilvl w:val="0"/>
              <w:numId w:val="18"/>
            </w:numPr>
            <w:suppressLineNumbers w:val="0"/>
            <w:spacing w:before="0" w:beforeAutospacing="1" w:after="0" w:afterAutospacing="1"/>
            <w:ind w:left="1440" w:hanging="360"/>
          </w:pPr>
        </w:pPrChange>
      </w:pPr>
      <w:ins w:id="456" w:author="Mohamed Asbour Kaba Diakité" w:date="2026-02-14T13:12:35Z">
        <w:r>
          <w:rPr/>
          <w:t>Nous avons également suivi une session de sensibilisation sur :</w:t>
        </w:r>
      </w:ins>
    </w:p>
    <w:p w14:paraId="608A06CB">
      <w:pPr>
        <w:pStyle w:val="9"/>
        <w:keepNext w:val="0"/>
        <w:keepLines w:val="0"/>
        <w:widowControl/>
        <w:suppressLineNumbers w:val="0"/>
        <w:tabs>
          <w:tab w:val="left" w:pos="720"/>
        </w:tabs>
        <w:spacing w:before="0" w:beforeAutospacing="1" w:after="0" w:afterAutospacing="1"/>
        <w:ind w:left="720"/>
        <w:rPr>
          <w:ins w:id="458" w:author="Mohamed Asbour Kaba Diakité" w:date="2026-02-14T13:12:35Z"/>
        </w:rPr>
        <w:pPrChange w:id="457" w:author="Mohamed Asbour Kaba Diakité" w:date="2026-02-14T13:17:46Z">
          <w:pPr>
            <w:keepNext w:val="0"/>
            <w:keepLines w:val="0"/>
            <w:widowControl/>
            <w:numPr>
              <w:ilvl w:val="0"/>
              <w:numId w:val="18"/>
            </w:numPr>
            <w:suppressLineNumbers w:val="0"/>
            <w:spacing w:before="0" w:beforeAutospacing="1" w:after="0" w:afterAutospacing="1"/>
            <w:ind w:left="1440" w:hanging="360"/>
          </w:pPr>
        </w:pPrChange>
      </w:pPr>
      <w:ins w:id="459" w:author="Mohamed Asbour Kaba Diakité" w:date="2026-02-14T13:12:35Z">
        <w:r>
          <w:rPr/>
          <w:t>Les comportements à adopter face à un serpent</w:t>
        </w:r>
      </w:ins>
    </w:p>
    <w:p w14:paraId="36A7CFB5">
      <w:pPr>
        <w:pStyle w:val="9"/>
        <w:keepNext w:val="0"/>
        <w:keepLines w:val="0"/>
        <w:widowControl/>
        <w:suppressLineNumbers w:val="0"/>
        <w:tabs>
          <w:tab w:val="left" w:pos="720"/>
        </w:tabs>
        <w:spacing w:before="0" w:beforeAutospacing="1" w:after="0" w:afterAutospacing="1"/>
        <w:ind w:left="720"/>
        <w:rPr>
          <w:ins w:id="461" w:author="Mohamed Asbour Kaba Diakité" w:date="2026-02-14T13:12:35Z"/>
        </w:rPr>
        <w:pPrChange w:id="460" w:author="Mohamed Asbour Kaba Diakité" w:date="2026-02-14T13:17:42Z">
          <w:pPr>
            <w:keepNext w:val="0"/>
            <w:keepLines w:val="0"/>
            <w:widowControl/>
            <w:numPr>
              <w:ilvl w:val="0"/>
              <w:numId w:val="18"/>
            </w:numPr>
            <w:suppressLineNumbers w:val="0"/>
            <w:spacing w:before="0" w:beforeAutospacing="1" w:after="0" w:afterAutospacing="1"/>
            <w:ind w:left="1440" w:hanging="360"/>
          </w:pPr>
        </w:pPrChange>
      </w:pPr>
      <w:ins w:id="462" w:author="Mohamed Asbour Kaba Diakité" w:date="2026-02-14T13:12:35Z">
        <w:r>
          <w:rPr/>
          <w:t>Les procédures à suivre en cas de morsure</w:t>
        </w:r>
      </w:ins>
    </w:p>
    <w:p w14:paraId="6724DEAE">
      <w:pPr>
        <w:pStyle w:val="9"/>
        <w:keepNext w:val="0"/>
        <w:keepLines w:val="0"/>
        <w:widowControl/>
        <w:suppressLineNumbers w:val="0"/>
        <w:tabs>
          <w:tab w:val="left" w:pos="720"/>
        </w:tabs>
        <w:spacing w:before="0" w:beforeAutospacing="1" w:after="0" w:afterAutospacing="1"/>
        <w:ind w:left="720"/>
        <w:rPr>
          <w:ins w:id="464" w:author="Mohamed Asbour Kaba Diakité" w:date="2026-02-14T13:12:35Z"/>
        </w:rPr>
        <w:pPrChange w:id="463" w:author="Mohamed Asbour Kaba Diakité" w:date="2026-02-14T13:17:39Z">
          <w:pPr>
            <w:keepNext w:val="0"/>
            <w:keepLines w:val="0"/>
            <w:widowControl/>
            <w:numPr>
              <w:ilvl w:val="0"/>
              <w:numId w:val="18"/>
            </w:numPr>
            <w:suppressLineNumbers w:val="0"/>
            <w:spacing w:before="0" w:beforeAutospacing="1" w:after="0" w:afterAutospacing="1"/>
            <w:ind w:left="1440" w:hanging="360"/>
          </w:pPr>
        </w:pPrChange>
      </w:pPr>
      <w:ins w:id="465" w:author="Mohamed Asbour Kaba Diakité" w:date="2026-02-14T13:12:35Z">
        <w:r>
          <w:rPr/>
          <w:t>Les consignes de prévention en zone à risque</w:t>
        </w:r>
      </w:ins>
    </w:p>
    <w:p w14:paraId="37BEA833">
      <w:pPr>
        <w:pStyle w:val="9"/>
        <w:keepNext w:val="0"/>
        <w:keepLines w:val="0"/>
        <w:widowControl/>
        <w:suppressLineNumbers w:val="0"/>
        <w:rPr>
          <w:ins w:id="467" w:author="Mohamed Asbour Kaba Diakité" w:date="2026-02-14T13:12:35Z"/>
        </w:rPr>
        <w:pPrChange w:id="466" w:author="Mohamed Asbour Kaba Diakité" w:date="2026-02-14T13:17:37Z">
          <w:pPr>
            <w:keepNext w:val="0"/>
            <w:keepLines w:val="0"/>
            <w:widowControl/>
            <w:suppressLineNumbers w:val="0"/>
          </w:pPr>
        </w:pPrChange>
      </w:pPr>
      <w:ins w:id="468" w:author="Mohamed Asbour Kaba Diakité" w:date="2026-02-14T13:12:35Z">
        <w:r>
          <w:rPr/>
          <w:t>Cela renforce la culture de prévention et d’anticipation des risques naturels.</w:t>
        </w:r>
        <w:commentRangeEnd w:id="2"/>
      </w:ins>
      <w:r>
        <w:commentReference w:id="2"/>
      </w:r>
    </w:p>
    <w:p w14:paraId="5AEAD64B">
      <w:pPr>
        <w:pStyle w:val="3"/>
        <w:keepNext w:val="0"/>
        <w:keepLines w:val="0"/>
        <w:widowControl/>
        <w:suppressLineNumbers w:val="0"/>
        <w:rPr>
          <w:ins w:id="469" w:author="Mohamed Asbour Kaba Diakité" w:date="2026-05-01T10:24:11Z"/>
        </w:rPr>
      </w:pPr>
      <w:ins w:id="470" w:author="Mohamed Asbour Kaba Diakité" w:date="2026-05-01T10:24:11Z">
        <w:r>
          <w:rPr/>
          <w:t>Intégration de la biodiversité dans la stratégie industrielle</w:t>
        </w:r>
      </w:ins>
    </w:p>
    <w:p w14:paraId="7EEA7C22">
      <w:pPr>
        <w:pStyle w:val="9"/>
        <w:keepNext w:val="0"/>
        <w:keepLines w:val="0"/>
        <w:widowControl/>
        <w:suppressLineNumbers w:val="0"/>
        <w:rPr>
          <w:ins w:id="471" w:author="Mohamed Asbour Kaba Diakité" w:date="2026-05-01T10:24:11Z"/>
        </w:rPr>
      </w:pPr>
      <w:ins w:id="472" w:author="Mohamed Asbour Kaba Diakité" w:date="2026-05-01T10:24:11Z">
        <w:r>
          <w:rPr/>
          <w:t>Le Biodiversity Action Plan et l’engagement NNL/NG montrent que CBG adopte une logique de compensation et d’amélioration environnementale plutôt qu’une simple conformité minimale.</w:t>
        </w:r>
      </w:ins>
    </w:p>
    <w:p w14:paraId="19FF9B97">
      <w:pPr>
        <w:pStyle w:val="9"/>
        <w:keepNext w:val="0"/>
        <w:keepLines w:val="0"/>
        <w:widowControl/>
        <w:suppressLineNumbers w:val="0"/>
        <w:rPr>
          <w:ins w:id="473" w:author="Mohamed Asbour Kaba Diakité" w:date="2026-05-01T10:24:11Z"/>
        </w:rPr>
      </w:pPr>
      <w:ins w:id="474" w:author="Mohamed Asbour Kaba Diakité" w:date="2026-05-01T10:24:11Z">
        <w:r>
          <w:rPr/>
          <w:t>Dans le secteur extractif, les impacts environnementaux sont structurels. L’intégration d’un mécanisme « No Net Loss / Net Gain » implique :</w:t>
        </w:r>
      </w:ins>
    </w:p>
    <w:p w14:paraId="4D556AEB">
      <w:pPr>
        <w:pStyle w:val="9"/>
        <w:keepNext w:val="0"/>
        <w:keepLines w:val="0"/>
        <w:widowControl/>
        <w:suppressLineNumbers w:val="0"/>
        <w:ind w:left="720"/>
        <w:rPr>
          <w:ins w:id="475" w:author="Mohamed Asbour Kaba Diakité" w:date="2026-05-01T10:24:11Z"/>
        </w:rPr>
      </w:pPr>
      <w:ins w:id="476" w:author="Mohamed Asbour Kaba Diakité" w:date="2026-05-01T10:24:11Z">
        <w:r>
          <w:rPr/>
          <w:t>Une évaluation mesurable des impacts</w:t>
        </w:r>
      </w:ins>
    </w:p>
    <w:p w14:paraId="5231E8D4">
      <w:pPr>
        <w:pStyle w:val="9"/>
        <w:keepNext w:val="0"/>
        <w:keepLines w:val="0"/>
        <w:widowControl/>
        <w:suppressLineNumbers w:val="0"/>
        <w:ind w:left="720"/>
        <w:rPr>
          <w:ins w:id="477" w:author="Mohamed Asbour Kaba Diakité" w:date="2026-05-01T10:24:11Z"/>
        </w:rPr>
      </w:pPr>
      <w:ins w:id="478" w:author="Mohamed Asbour Kaba Diakité" w:date="2026-05-01T10:24:11Z">
        <w:r>
          <w:rPr/>
          <w:t>Des indicateurs de performance environnementale</w:t>
        </w:r>
      </w:ins>
    </w:p>
    <w:p w14:paraId="341B690A">
      <w:pPr>
        <w:pStyle w:val="9"/>
        <w:keepNext w:val="0"/>
        <w:keepLines w:val="0"/>
        <w:widowControl/>
        <w:suppressLineNumbers w:val="0"/>
        <w:ind w:left="720"/>
        <w:rPr>
          <w:ins w:id="479" w:author="Mohamed Asbour Kaba Diakité" w:date="2026-05-01T10:24:11Z"/>
        </w:rPr>
      </w:pPr>
      <w:ins w:id="480" w:author="Mohamed Asbour Kaba Diakité" w:date="2026-05-01T10:24:11Z">
        <w:r>
          <w:rPr/>
          <w:t>Une coordination avec des partenaires spécialisés</w:t>
        </w:r>
      </w:ins>
    </w:p>
    <w:p w14:paraId="0836269C">
      <w:pPr>
        <w:pStyle w:val="9"/>
        <w:keepNext w:val="0"/>
        <w:keepLines w:val="0"/>
        <w:widowControl/>
        <w:suppressLineNumbers w:val="0"/>
        <w:rPr>
          <w:ins w:id="481" w:author="Mohamed Asbour Kaba Diakité" w:date="2026-05-01T10:24:11Z"/>
        </w:rPr>
      </w:pPr>
      <w:ins w:id="482" w:author="Mohamed Asbour Kaba Diakité" w:date="2026-05-01T10:24:11Z">
        <w:r>
          <w:rPr/>
          <w:t>Cette approche transforme la contrainte environnementale en stratégie de durabilité.</w:t>
        </w:r>
      </w:ins>
    </w:p>
    <w:p w14:paraId="46FE7640">
      <w:pPr>
        <w:pStyle w:val="9"/>
        <w:keepNext w:val="0"/>
        <w:keepLines w:val="0"/>
        <w:widowControl/>
        <w:suppressLineNumbers w:val="0"/>
        <w:rPr>
          <w:ins w:id="483" w:author="Mohamed Asbour Kaba Diakité" w:date="2026-05-01T10:24:11Z"/>
        </w:rPr>
      </w:pPr>
      <w:ins w:id="484" w:author="Mohamed Asbour Kaba Diakité" w:date="2026-05-01T10:24:11Z">
        <w:r>
          <w:rPr/>
          <w:t>Étant formé en changement climatique, j’ai observé une cohérence entre les standards internationaux et les pratiques internes de l’entreprise, ce qui constitue un facteur de crédibilité institutionnelle.</w:t>
        </w:r>
      </w:ins>
    </w:p>
    <w:p w14:paraId="35E042CF">
      <w:pPr>
        <w:pStyle w:val="3"/>
        <w:keepNext w:val="0"/>
        <w:keepLines w:val="0"/>
        <w:widowControl/>
        <w:suppressLineNumbers w:val="0"/>
        <w:rPr>
          <w:ins w:id="485" w:author="Mohamed Asbour Kaba Diakité" w:date="2026-05-01T10:24:09Z"/>
        </w:rPr>
      </w:pPr>
    </w:p>
    <w:p w14:paraId="35F096EB">
      <w:pPr>
        <w:pStyle w:val="3"/>
        <w:keepNext w:val="0"/>
        <w:keepLines w:val="0"/>
        <w:widowControl/>
        <w:suppressLineNumbers w:val="0"/>
        <w:rPr>
          <w:ins w:id="486" w:author="Mohamed Asbour Kaba Diakité" w:date="2026-02-14T13:12:35Z"/>
        </w:rPr>
      </w:pPr>
      <w:ins w:id="487" w:author="Mohamed Asbour Kaba Diakité" w:date="2026-02-14T13:12:35Z">
        <w:r>
          <w:rPr/>
          <w:t>5.2 Première immersion dans les départements techniques (12/02/2026)</w:t>
        </w:r>
      </w:ins>
    </w:p>
    <w:p w14:paraId="29B1F0A5">
      <w:pPr>
        <w:pStyle w:val="9"/>
        <w:keepNext w:val="0"/>
        <w:keepLines w:val="0"/>
        <w:widowControl/>
        <w:suppressLineNumbers w:val="0"/>
        <w:tabs>
          <w:tab w:val="left" w:pos="720"/>
        </w:tabs>
        <w:spacing w:before="0" w:beforeAutospacing="1" w:after="0" w:afterAutospacing="1"/>
        <w:ind w:left="1440"/>
        <w:rPr>
          <w:ins w:id="489" w:author="Mohamed Asbour Kaba Diakité" w:date="2026-02-14T13:12:35Z"/>
        </w:rPr>
        <w:pPrChange w:id="488" w:author="Mohamed Asbour Kaba Diakité" w:date="2026-02-14T13:17:24Z">
          <w:pPr>
            <w:keepNext w:val="0"/>
            <w:keepLines w:val="0"/>
            <w:widowControl/>
            <w:numPr>
              <w:ilvl w:val="0"/>
              <w:numId w:val="19"/>
            </w:numPr>
            <w:suppressLineNumbers w:val="0"/>
            <w:spacing w:before="0" w:beforeAutospacing="1" w:after="0" w:afterAutospacing="1"/>
            <w:ind w:left="1440" w:hanging="360"/>
          </w:pPr>
        </w:pPrChange>
      </w:pPr>
      <w:ins w:id="490" w:author="Mohamed Asbour Kaba Diakité" w:date="2026-02-14T13:12:35Z">
        <w:r>
          <w:rPr/>
          <w:t>Lors de notre première journée opérationnelle, nous avons été répartis dans différents pôles :</w:t>
        </w:r>
      </w:ins>
    </w:p>
    <w:p w14:paraId="2664AAB0">
      <w:pPr>
        <w:pStyle w:val="9"/>
        <w:keepNext w:val="0"/>
        <w:keepLines w:val="0"/>
        <w:widowControl/>
        <w:suppressLineNumbers w:val="0"/>
        <w:tabs>
          <w:tab w:val="left" w:pos="720"/>
        </w:tabs>
        <w:spacing w:before="0" w:beforeAutospacing="1" w:after="0" w:afterAutospacing="1"/>
        <w:ind w:left="720"/>
        <w:rPr>
          <w:ins w:id="492" w:author="Mohamed Asbour Kaba Diakité" w:date="2026-02-14T13:12:35Z"/>
        </w:rPr>
        <w:pPrChange w:id="491" w:author="Mohamed Asbour Kaba Diakité" w:date="2026-02-14T13:17:21Z">
          <w:pPr>
            <w:keepNext w:val="0"/>
            <w:keepLines w:val="0"/>
            <w:widowControl/>
            <w:numPr>
              <w:ilvl w:val="0"/>
              <w:numId w:val="19"/>
            </w:numPr>
            <w:suppressLineNumbers w:val="0"/>
            <w:spacing w:before="0" w:beforeAutospacing="1" w:after="0" w:afterAutospacing="1"/>
            <w:ind w:left="1440" w:hanging="360"/>
          </w:pPr>
        </w:pPrChange>
      </w:pPr>
      <w:ins w:id="493" w:author="Mohamed Asbour Kaba Diakité" w:date="2026-02-14T13:12:35Z">
        <w:r>
          <w:rPr/>
          <w:t>SAP</w:t>
        </w:r>
      </w:ins>
    </w:p>
    <w:p w14:paraId="7C341B89">
      <w:pPr>
        <w:pStyle w:val="9"/>
        <w:keepNext w:val="0"/>
        <w:keepLines w:val="0"/>
        <w:widowControl/>
        <w:suppressLineNumbers w:val="0"/>
        <w:tabs>
          <w:tab w:val="left" w:pos="720"/>
        </w:tabs>
        <w:spacing w:before="0" w:beforeAutospacing="1" w:after="0" w:afterAutospacing="1"/>
        <w:ind w:left="720"/>
        <w:rPr>
          <w:ins w:id="495" w:author="Mohamed Asbour Kaba Diakité" w:date="2026-02-14T13:12:35Z"/>
        </w:rPr>
        <w:pPrChange w:id="494" w:author="Mohamed Asbour Kaba Diakité" w:date="2026-02-14T13:17:17Z">
          <w:pPr>
            <w:keepNext w:val="0"/>
            <w:keepLines w:val="0"/>
            <w:widowControl/>
            <w:numPr>
              <w:ilvl w:val="0"/>
              <w:numId w:val="19"/>
            </w:numPr>
            <w:suppressLineNumbers w:val="0"/>
            <w:spacing w:before="0" w:beforeAutospacing="1" w:after="0" w:afterAutospacing="1"/>
            <w:ind w:left="1440" w:hanging="360"/>
          </w:pPr>
        </w:pPrChange>
      </w:pPr>
      <w:ins w:id="496" w:author="Mohamed Asbour Kaba Diakité" w:date="2026-02-14T13:12:35Z">
        <w:r>
          <w:rPr/>
          <w:t>Maintenance</w:t>
        </w:r>
      </w:ins>
    </w:p>
    <w:p w14:paraId="08B2122C">
      <w:pPr>
        <w:pStyle w:val="9"/>
        <w:keepNext w:val="0"/>
        <w:keepLines w:val="0"/>
        <w:widowControl/>
        <w:suppressLineNumbers w:val="0"/>
        <w:tabs>
          <w:tab w:val="left" w:pos="720"/>
        </w:tabs>
        <w:spacing w:before="0" w:beforeAutospacing="1" w:after="0" w:afterAutospacing="1"/>
        <w:ind w:left="720"/>
        <w:rPr>
          <w:ins w:id="498" w:author="Mohamed Asbour Kaba Diakité" w:date="2026-02-14T13:12:35Z"/>
        </w:rPr>
        <w:pPrChange w:id="497" w:author="Mohamed Asbour Kaba Diakité" w:date="2026-02-14T13:17:14Z">
          <w:pPr>
            <w:keepNext w:val="0"/>
            <w:keepLines w:val="0"/>
            <w:widowControl/>
            <w:numPr>
              <w:ilvl w:val="0"/>
              <w:numId w:val="19"/>
            </w:numPr>
            <w:suppressLineNumbers w:val="0"/>
            <w:spacing w:before="0" w:beforeAutospacing="1" w:after="0" w:afterAutospacing="1"/>
            <w:ind w:left="1440" w:hanging="360"/>
          </w:pPr>
        </w:pPrChange>
      </w:pPr>
      <w:ins w:id="499" w:author="Mohamed Asbour Kaba Diakité" w:date="2026-02-14T13:12:35Z">
        <w:r>
          <w:rPr/>
          <w:t>Network Management System</w:t>
        </w:r>
      </w:ins>
    </w:p>
    <w:p w14:paraId="439E2A2E">
      <w:pPr>
        <w:pStyle w:val="4"/>
        <w:keepNext w:val="0"/>
        <w:keepLines w:val="0"/>
        <w:widowControl/>
        <w:suppressLineNumbers w:val="0"/>
        <w:rPr>
          <w:ins w:id="500" w:author="Mohamed Asbour Kaba Diakité" w:date="2026-02-14T13:12:35Z"/>
        </w:rPr>
      </w:pPr>
      <w:ins w:id="501" w:author="Mohamed Asbour Kaba Diakité" w:date="2026-02-14T13:12:35Z">
        <w:r>
          <w:rPr/>
          <w:t>Installation et intégration de postes utilisateurs</w:t>
        </w:r>
      </w:ins>
    </w:p>
    <w:p w14:paraId="548CEDDF">
      <w:pPr>
        <w:pStyle w:val="9"/>
        <w:keepNext w:val="0"/>
        <w:keepLines w:val="0"/>
        <w:widowControl/>
        <w:suppressLineNumbers w:val="0"/>
        <w:tabs>
          <w:tab w:val="left" w:pos="720"/>
        </w:tabs>
        <w:spacing w:before="0" w:beforeAutospacing="1" w:after="0" w:afterAutospacing="1"/>
        <w:ind w:left="1440"/>
        <w:rPr>
          <w:ins w:id="503" w:author="Mohamed Asbour Kaba Diakité" w:date="2026-02-14T13:12:35Z"/>
        </w:rPr>
        <w:pPrChange w:id="502" w:author="Mohamed Asbour Kaba Diakité" w:date="2026-02-14T13:17:10Z">
          <w:pPr>
            <w:keepNext w:val="0"/>
            <w:keepLines w:val="0"/>
            <w:widowControl/>
            <w:numPr>
              <w:ilvl w:val="0"/>
              <w:numId w:val="20"/>
            </w:numPr>
            <w:suppressLineNumbers w:val="0"/>
            <w:spacing w:before="0" w:beforeAutospacing="1" w:after="0" w:afterAutospacing="1"/>
            <w:ind w:left="1440" w:hanging="360"/>
          </w:pPr>
        </w:pPrChange>
      </w:pPr>
      <w:ins w:id="504" w:author="Mohamed Asbour Kaba Diakité" w:date="2026-02-14T13:12:35Z">
        <w:r>
          <w:rPr/>
          <w:t>Nos premières missions consistaient à :</w:t>
        </w:r>
      </w:ins>
    </w:p>
    <w:p w14:paraId="35C375AC">
      <w:pPr>
        <w:pStyle w:val="9"/>
        <w:keepNext w:val="0"/>
        <w:keepLines w:val="0"/>
        <w:widowControl/>
        <w:suppressLineNumbers w:val="0"/>
        <w:tabs>
          <w:tab w:val="left" w:pos="720"/>
        </w:tabs>
        <w:spacing w:before="0" w:beforeAutospacing="1" w:after="0" w:afterAutospacing="1"/>
        <w:ind w:left="720"/>
        <w:rPr>
          <w:ins w:id="506" w:author="Mohamed Asbour Kaba Diakité" w:date="2026-02-14T13:12:35Z"/>
        </w:rPr>
        <w:pPrChange w:id="505" w:author="Mohamed Asbour Kaba Diakité" w:date="2026-02-14T13:17:08Z">
          <w:pPr>
            <w:keepNext w:val="0"/>
            <w:keepLines w:val="0"/>
            <w:widowControl/>
            <w:numPr>
              <w:ilvl w:val="0"/>
              <w:numId w:val="20"/>
            </w:numPr>
            <w:suppressLineNumbers w:val="0"/>
            <w:spacing w:before="0" w:beforeAutospacing="1" w:after="0" w:afterAutospacing="1"/>
            <w:ind w:left="1440" w:hanging="360"/>
          </w:pPr>
        </w:pPrChange>
      </w:pPr>
      <w:ins w:id="507" w:author="Mohamed Asbour Kaba Diakité" w:date="2026-02-14T13:12:35Z">
        <w:r>
          <w:rPr/>
          <w:t>Installer des ordinateurs</w:t>
        </w:r>
      </w:ins>
    </w:p>
    <w:p w14:paraId="30A53161">
      <w:pPr>
        <w:pStyle w:val="9"/>
        <w:keepNext w:val="0"/>
        <w:keepLines w:val="0"/>
        <w:widowControl/>
        <w:suppressLineNumbers w:val="0"/>
        <w:tabs>
          <w:tab w:val="left" w:pos="720"/>
        </w:tabs>
        <w:spacing w:before="0" w:beforeAutospacing="1" w:after="0" w:afterAutospacing="1"/>
        <w:ind w:left="720"/>
        <w:rPr>
          <w:ins w:id="509" w:author="Mohamed Asbour Kaba Diakité" w:date="2026-02-14T13:12:35Z"/>
        </w:rPr>
        <w:pPrChange w:id="508" w:author="Mohamed Asbour Kaba Diakité" w:date="2026-02-14T13:17:05Z">
          <w:pPr>
            <w:keepNext w:val="0"/>
            <w:keepLines w:val="0"/>
            <w:widowControl/>
            <w:numPr>
              <w:ilvl w:val="0"/>
              <w:numId w:val="20"/>
            </w:numPr>
            <w:suppressLineNumbers w:val="0"/>
            <w:spacing w:before="0" w:beforeAutospacing="1" w:after="0" w:afterAutospacing="1"/>
            <w:ind w:left="1440" w:hanging="360"/>
          </w:pPr>
        </w:pPrChange>
      </w:pPr>
      <w:ins w:id="510" w:author="Mohamed Asbour Kaba Diakité" w:date="2026-02-14T13:12:35Z">
        <w:r>
          <w:rPr/>
          <w:t>Configurer les systèmes</w:t>
        </w:r>
      </w:ins>
    </w:p>
    <w:p w14:paraId="68BA1E6A">
      <w:pPr>
        <w:pStyle w:val="9"/>
        <w:keepNext w:val="0"/>
        <w:keepLines w:val="0"/>
        <w:widowControl/>
        <w:suppressLineNumbers w:val="0"/>
        <w:tabs>
          <w:tab w:val="left" w:pos="720"/>
        </w:tabs>
        <w:spacing w:before="0" w:beforeAutospacing="1" w:after="0" w:afterAutospacing="1"/>
        <w:ind w:left="720"/>
        <w:rPr>
          <w:ins w:id="512" w:author="Mohamed Asbour Kaba Diakité" w:date="2026-02-14T13:12:35Z"/>
        </w:rPr>
        <w:pPrChange w:id="511" w:author="Mohamed Asbour Kaba Diakité" w:date="2026-02-14T13:17:03Z">
          <w:pPr>
            <w:keepNext w:val="0"/>
            <w:keepLines w:val="0"/>
            <w:widowControl/>
            <w:numPr>
              <w:ilvl w:val="0"/>
              <w:numId w:val="20"/>
            </w:numPr>
            <w:suppressLineNumbers w:val="0"/>
            <w:spacing w:before="0" w:beforeAutospacing="1" w:after="0" w:afterAutospacing="1"/>
            <w:ind w:left="1440" w:hanging="360"/>
          </w:pPr>
        </w:pPrChange>
      </w:pPr>
      <w:ins w:id="513" w:author="Mohamed Asbour Kaba Diakité" w:date="2026-02-14T13:12:35Z">
        <w:r>
          <w:rPr/>
          <w:t>Intégrer les postes au réseau interne de CBG</w:t>
        </w:r>
      </w:ins>
    </w:p>
    <w:p w14:paraId="26EF1C33">
      <w:pPr>
        <w:pStyle w:val="9"/>
        <w:keepNext w:val="0"/>
        <w:keepLines w:val="0"/>
        <w:widowControl/>
        <w:suppressLineNumbers w:val="0"/>
        <w:tabs>
          <w:tab w:val="left" w:pos="720"/>
        </w:tabs>
        <w:spacing w:before="0" w:beforeAutospacing="1" w:after="0" w:afterAutospacing="1"/>
        <w:ind w:left="1440"/>
        <w:rPr>
          <w:ins w:id="515" w:author="Mohamed Asbour Kaba Diakité" w:date="2026-02-14T13:12:35Z"/>
        </w:rPr>
        <w:pPrChange w:id="514" w:author="Mohamed Asbour Kaba Diakité" w:date="2026-02-14T13:17:00Z">
          <w:pPr>
            <w:keepNext w:val="0"/>
            <w:keepLines w:val="0"/>
            <w:widowControl/>
            <w:numPr>
              <w:ilvl w:val="0"/>
              <w:numId w:val="21"/>
            </w:numPr>
            <w:suppressLineNumbers w:val="0"/>
            <w:spacing w:before="0" w:beforeAutospacing="1" w:after="0" w:afterAutospacing="1"/>
            <w:ind w:left="1440" w:hanging="360"/>
          </w:pPr>
        </w:pPrChange>
      </w:pPr>
      <w:ins w:id="516" w:author="Mohamed Asbour Kaba Diakité" w:date="2026-02-14T13:12:35Z">
        <w:r>
          <w:rPr/>
          <w:t>Lors de l’installation, nous avons accédé au BIOS afin de :</w:t>
        </w:r>
      </w:ins>
    </w:p>
    <w:p w14:paraId="57E511F0">
      <w:pPr>
        <w:pStyle w:val="9"/>
        <w:keepNext w:val="0"/>
        <w:keepLines w:val="0"/>
        <w:widowControl/>
        <w:suppressLineNumbers w:val="0"/>
        <w:tabs>
          <w:tab w:val="left" w:pos="720"/>
        </w:tabs>
        <w:spacing w:before="0" w:beforeAutospacing="1" w:after="0" w:afterAutospacing="1"/>
        <w:ind w:left="720"/>
        <w:rPr>
          <w:ins w:id="518" w:author="Mohamed Asbour Kaba Diakité" w:date="2026-02-14T13:12:35Z"/>
        </w:rPr>
        <w:pPrChange w:id="517" w:author="Mohamed Asbour Kaba Diakité" w:date="2026-02-14T13:16:59Z">
          <w:pPr>
            <w:keepNext w:val="0"/>
            <w:keepLines w:val="0"/>
            <w:widowControl/>
            <w:numPr>
              <w:ilvl w:val="0"/>
              <w:numId w:val="21"/>
            </w:numPr>
            <w:suppressLineNumbers w:val="0"/>
            <w:spacing w:before="0" w:beforeAutospacing="1" w:after="0" w:afterAutospacing="1"/>
            <w:ind w:left="1440" w:hanging="360"/>
          </w:pPr>
        </w:pPrChange>
      </w:pPr>
      <w:ins w:id="519" w:author="Mohamed Asbour Kaba Diakité" w:date="2026-02-14T13:12:35Z">
        <w:r>
          <w:rPr/>
          <w:t>Supprimer les anciennes configurations</w:t>
        </w:r>
      </w:ins>
    </w:p>
    <w:p w14:paraId="76041BCA">
      <w:pPr>
        <w:pStyle w:val="9"/>
        <w:keepNext w:val="0"/>
        <w:keepLines w:val="0"/>
        <w:widowControl/>
        <w:suppressLineNumbers w:val="0"/>
        <w:tabs>
          <w:tab w:val="left" w:pos="720"/>
        </w:tabs>
        <w:spacing w:before="0" w:beforeAutospacing="1" w:after="0" w:afterAutospacing="1"/>
        <w:ind w:left="720"/>
        <w:rPr>
          <w:ins w:id="521" w:author="Mohamed Asbour Kaba Diakité" w:date="2026-02-14T13:12:35Z"/>
        </w:rPr>
        <w:pPrChange w:id="520" w:author="Mohamed Asbour Kaba Diakité" w:date="2026-02-14T13:16:56Z">
          <w:pPr>
            <w:keepNext w:val="0"/>
            <w:keepLines w:val="0"/>
            <w:widowControl/>
            <w:numPr>
              <w:ilvl w:val="0"/>
              <w:numId w:val="21"/>
            </w:numPr>
            <w:suppressLineNumbers w:val="0"/>
            <w:spacing w:before="0" w:beforeAutospacing="1" w:after="0" w:afterAutospacing="1"/>
            <w:ind w:left="1440" w:hanging="360"/>
          </w:pPr>
        </w:pPrChange>
      </w:pPr>
      <w:ins w:id="522" w:author="Mohamed Asbour Kaba Diakité" w:date="2026-02-14T13:12:35Z">
        <w:r>
          <w:rPr/>
          <w:t>Nettoyer les sauvegardes existantes</w:t>
        </w:r>
      </w:ins>
    </w:p>
    <w:p w14:paraId="4FD9AC4E">
      <w:pPr>
        <w:pStyle w:val="9"/>
        <w:keepNext w:val="0"/>
        <w:keepLines w:val="0"/>
        <w:widowControl/>
        <w:suppressLineNumbers w:val="0"/>
        <w:tabs>
          <w:tab w:val="left" w:pos="720"/>
        </w:tabs>
        <w:spacing w:before="0" w:beforeAutospacing="1" w:after="0" w:afterAutospacing="1"/>
        <w:ind w:left="720"/>
        <w:rPr>
          <w:ins w:id="524" w:author="Mohamed Asbour Kaba Diakité" w:date="2026-02-14T13:12:35Z"/>
        </w:rPr>
        <w:pPrChange w:id="523" w:author="Mohamed Asbour Kaba Diakité" w:date="2026-02-14T13:16:53Z">
          <w:pPr>
            <w:keepNext w:val="0"/>
            <w:keepLines w:val="0"/>
            <w:widowControl/>
            <w:numPr>
              <w:ilvl w:val="0"/>
              <w:numId w:val="21"/>
            </w:numPr>
            <w:suppressLineNumbers w:val="0"/>
            <w:spacing w:before="0" w:beforeAutospacing="1" w:after="0" w:afterAutospacing="1"/>
            <w:ind w:left="1440" w:hanging="360"/>
          </w:pPr>
        </w:pPrChange>
      </w:pPr>
      <w:ins w:id="525" w:author="Mohamed Asbour Kaba Diakité" w:date="2026-02-14T13:12:35Z">
        <w:r>
          <w:rPr/>
          <w:t>Réinitialiser et préparer le système pour un redéploiement sécurisé</w:t>
        </w:r>
      </w:ins>
    </w:p>
    <w:p w14:paraId="7E9B10DE">
      <w:pPr>
        <w:pStyle w:val="9"/>
        <w:keepNext w:val="0"/>
        <w:keepLines w:val="0"/>
        <w:widowControl/>
        <w:suppressLineNumbers w:val="0"/>
        <w:rPr>
          <w:ins w:id="527" w:author="Mohamed Asbour Kaba Diakité" w:date="2026-02-14T13:12:35Z"/>
        </w:rPr>
        <w:pPrChange w:id="526" w:author="Mohamed Asbour Kaba Diakité" w:date="2026-02-14T13:16:50Z">
          <w:pPr>
            <w:keepNext w:val="0"/>
            <w:keepLines w:val="0"/>
            <w:widowControl/>
            <w:suppressLineNumbers w:val="0"/>
          </w:pPr>
        </w:pPrChange>
      </w:pPr>
      <w:ins w:id="528" w:author="Mohamed Asbour Kaba Diakité" w:date="2026-02-14T13:12:35Z">
        <w:r>
          <w:rPr/>
          <w:t>Cela m’a permis de renforcer mes compétences en configuration matérielle et en déploiement IT.</w:t>
        </w:r>
      </w:ins>
    </w:p>
    <w:p w14:paraId="6090751A">
      <w:pPr>
        <w:pStyle w:val="3"/>
        <w:keepNext w:val="0"/>
        <w:keepLines w:val="0"/>
        <w:widowControl/>
        <w:suppressLineNumbers w:val="0"/>
        <w:rPr>
          <w:ins w:id="529" w:author="Mohamed Asbour Kaba Diakité" w:date="2026-02-14T13:12:35Z"/>
        </w:rPr>
      </w:pPr>
      <w:ins w:id="530" w:author="Mohamed Asbour Kaba Diakité" w:date="2026-02-14T13:12:35Z">
        <w:r>
          <w:rPr/>
          <w:t>5.3 Organisation infrastructurelle – Bureau de Monsieur Mohamed Kaba</w:t>
        </w:r>
      </w:ins>
    </w:p>
    <w:p w14:paraId="742432A3">
      <w:pPr>
        <w:pStyle w:val="9"/>
        <w:keepNext w:val="0"/>
        <w:keepLines w:val="0"/>
        <w:widowControl/>
        <w:suppressLineNumbers w:val="0"/>
        <w:tabs>
          <w:tab w:val="left" w:pos="720"/>
        </w:tabs>
        <w:spacing w:before="0" w:beforeAutospacing="1" w:after="0" w:afterAutospacing="1"/>
        <w:ind w:left="1440"/>
        <w:rPr>
          <w:ins w:id="532" w:author="Mohamed Asbour Kaba Diakité" w:date="2026-02-14T13:12:35Z"/>
        </w:rPr>
        <w:pPrChange w:id="531" w:author="Mohamed Asbour Kaba Diakité" w:date="2026-02-14T13:16:43Z">
          <w:pPr>
            <w:keepNext w:val="0"/>
            <w:keepLines w:val="0"/>
            <w:widowControl/>
            <w:numPr>
              <w:ilvl w:val="0"/>
              <w:numId w:val="22"/>
            </w:numPr>
            <w:suppressLineNumbers w:val="0"/>
            <w:spacing w:before="0" w:beforeAutospacing="1" w:after="0" w:afterAutospacing="1"/>
            <w:ind w:left="1440" w:hanging="360"/>
          </w:pPr>
        </w:pPrChange>
      </w:pPr>
      <w:ins w:id="533" w:author="Mohamed Asbour Kaba Diakité" w:date="2026-02-14T13:12:35Z">
        <w:r>
          <w:rPr/>
          <w:t>Nous avons participé à :</w:t>
        </w:r>
      </w:ins>
    </w:p>
    <w:p w14:paraId="66421C83">
      <w:pPr>
        <w:pStyle w:val="9"/>
        <w:keepNext w:val="0"/>
        <w:keepLines w:val="0"/>
        <w:widowControl/>
        <w:suppressLineNumbers w:val="0"/>
        <w:tabs>
          <w:tab w:val="left" w:pos="720"/>
        </w:tabs>
        <w:spacing w:before="0" w:beforeAutospacing="1" w:after="0" w:afterAutospacing="1"/>
        <w:ind w:left="720"/>
        <w:rPr>
          <w:ins w:id="535" w:author="Mohamed Asbour Kaba Diakité" w:date="2026-02-14T13:12:35Z"/>
        </w:rPr>
        <w:pPrChange w:id="534" w:author="Mohamed Asbour Kaba Diakité" w:date="2026-02-14T13:16:40Z">
          <w:pPr>
            <w:keepNext w:val="0"/>
            <w:keepLines w:val="0"/>
            <w:widowControl/>
            <w:numPr>
              <w:ilvl w:val="0"/>
              <w:numId w:val="22"/>
            </w:numPr>
            <w:suppressLineNumbers w:val="0"/>
            <w:spacing w:before="0" w:beforeAutospacing="1" w:after="0" w:afterAutospacing="1"/>
            <w:ind w:left="1440" w:hanging="360"/>
          </w:pPr>
        </w:pPrChange>
      </w:pPr>
      <w:ins w:id="536" w:author="Mohamed Asbour Kaba Diakité" w:date="2026-02-14T13:12:35Z">
        <w:r>
          <w:rPr/>
          <w:t>L’organisation des câbles</w:t>
        </w:r>
      </w:ins>
    </w:p>
    <w:p w14:paraId="32BC76FC">
      <w:pPr>
        <w:pStyle w:val="9"/>
        <w:keepNext w:val="0"/>
        <w:keepLines w:val="0"/>
        <w:widowControl/>
        <w:suppressLineNumbers w:val="0"/>
        <w:tabs>
          <w:tab w:val="left" w:pos="720"/>
        </w:tabs>
        <w:spacing w:before="0" w:beforeAutospacing="1" w:after="0" w:afterAutospacing="1"/>
        <w:ind w:left="720"/>
        <w:rPr>
          <w:ins w:id="538" w:author="Mohamed Asbour Kaba Diakité" w:date="2026-02-14T13:12:35Z"/>
        </w:rPr>
        <w:pPrChange w:id="537" w:author="Mohamed Asbour Kaba Diakité" w:date="2026-02-14T13:16:38Z">
          <w:pPr>
            <w:keepNext w:val="0"/>
            <w:keepLines w:val="0"/>
            <w:widowControl/>
            <w:numPr>
              <w:ilvl w:val="0"/>
              <w:numId w:val="22"/>
            </w:numPr>
            <w:suppressLineNumbers w:val="0"/>
            <w:spacing w:before="0" w:beforeAutospacing="1" w:after="0" w:afterAutospacing="1"/>
            <w:ind w:left="1440" w:hanging="360"/>
          </w:pPr>
        </w:pPrChange>
      </w:pPr>
      <w:ins w:id="539" w:author="Mohamed Asbour Kaba Diakité" w:date="2026-02-14T13:12:35Z">
        <w:r>
          <w:rPr/>
          <w:t>La gestion des switches</w:t>
        </w:r>
      </w:ins>
    </w:p>
    <w:p w14:paraId="227F2234">
      <w:pPr>
        <w:pStyle w:val="9"/>
        <w:keepNext w:val="0"/>
        <w:keepLines w:val="0"/>
        <w:widowControl/>
        <w:suppressLineNumbers w:val="0"/>
        <w:tabs>
          <w:tab w:val="left" w:pos="720"/>
        </w:tabs>
        <w:spacing w:before="0" w:beforeAutospacing="1" w:after="0" w:afterAutospacing="1"/>
        <w:ind w:left="720"/>
        <w:rPr>
          <w:ins w:id="541" w:author="Mohamed Asbour Kaba Diakité" w:date="2026-02-14T13:12:35Z"/>
        </w:rPr>
        <w:pPrChange w:id="540" w:author="Mohamed Asbour Kaba Diakité" w:date="2026-02-14T13:16:35Z">
          <w:pPr>
            <w:keepNext w:val="0"/>
            <w:keepLines w:val="0"/>
            <w:widowControl/>
            <w:numPr>
              <w:ilvl w:val="0"/>
              <w:numId w:val="22"/>
            </w:numPr>
            <w:suppressLineNumbers w:val="0"/>
            <w:spacing w:before="0" w:beforeAutospacing="1" w:after="0" w:afterAutospacing="1"/>
            <w:ind w:left="1440" w:hanging="360"/>
          </w:pPr>
        </w:pPrChange>
      </w:pPr>
      <w:ins w:id="542" w:author="Mohamed Asbour Kaba Diakité" w:date="2026-02-14T13:12:35Z">
        <w:r>
          <w:rPr/>
          <w:t>L’inventaire du matériel informatique (ordinateurs et écrans)</w:t>
        </w:r>
      </w:ins>
    </w:p>
    <w:p w14:paraId="46722418">
      <w:pPr>
        <w:pStyle w:val="9"/>
        <w:keepNext w:val="0"/>
        <w:keepLines w:val="0"/>
        <w:widowControl/>
        <w:suppressLineNumbers w:val="0"/>
        <w:tabs>
          <w:tab w:val="left" w:pos="720"/>
        </w:tabs>
        <w:spacing w:before="0" w:beforeAutospacing="1" w:after="0" w:afterAutospacing="1"/>
        <w:ind w:left="1440"/>
        <w:rPr>
          <w:ins w:id="544" w:author="Mohamed Asbour Kaba Diakité" w:date="2026-02-14T13:12:35Z"/>
        </w:rPr>
        <w:pPrChange w:id="543" w:author="Mohamed Asbour Kaba Diakité" w:date="2026-02-14T13:16:31Z">
          <w:pPr>
            <w:keepNext w:val="0"/>
            <w:keepLines w:val="0"/>
            <w:widowControl/>
            <w:numPr>
              <w:ilvl w:val="0"/>
              <w:numId w:val="23"/>
            </w:numPr>
            <w:suppressLineNumbers w:val="0"/>
            <w:spacing w:before="0" w:beforeAutospacing="1" w:after="0" w:afterAutospacing="1"/>
            <w:ind w:left="1440" w:hanging="360"/>
          </w:pPr>
        </w:pPrChange>
      </w:pPr>
      <w:ins w:id="545" w:author="Mohamed Asbour Kaba Diakité" w:date="2026-02-14T13:12:35Z">
        <w:r>
          <w:rPr/>
          <w:t>Monsieur Kaba nous a posé plusieurs questions techniques afin d’évaluer notre niveau :</w:t>
        </w:r>
      </w:ins>
    </w:p>
    <w:p w14:paraId="4B4263B4">
      <w:pPr>
        <w:pStyle w:val="9"/>
        <w:keepNext w:val="0"/>
        <w:keepLines w:val="0"/>
        <w:widowControl/>
        <w:suppressLineNumbers w:val="0"/>
        <w:tabs>
          <w:tab w:val="left" w:pos="720"/>
        </w:tabs>
        <w:spacing w:before="0" w:beforeAutospacing="1" w:after="0" w:afterAutospacing="1"/>
        <w:ind w:left="720"/>
        <w:rPr>
          <w:ins w:id="547" w:author="Mohamed Asbour Kaba Diakité" w:date="2026-02-14T13:12:35Z"/>
        </w:rPr>
        <w:pPrChange w:id="546" w:author="Mohamed Asbour Kaba Diakité" w:date="2026-02-14T13:16:29Z">
          <w:pPr>
            <w:keepNext w:val="0"/>
            <w:keepLines w:val="0"/>
            <w:widowControl/>
            <w:numPr>
              <w:ilvl w:val="0"/>
              <w:numId w:val="23"/>
            </w:numPr>
            <w:suppressLineNumbers w:val="0"/>
            <w:spacing w:before="0" w:beforeAutospacing="1" w:after="0" w:afterAutospacing="1"/>
            <w:ind w:left="1440" w:hanging="360"/>
          </w:pPr>
        </w:pPrChange>
      </w:pPr>
      <w:ins w:id="548" w:author="Mohamed Asbour Kaba Diakité" w:date="2026-02-14T13:12:35Z">
        <w:r>
          <w:rPr/>
          <w:t>Qu’est-ce que l’informatique ?</w:t>
        </w:r>
      </w:ins>
    </w:p>
    <w:p w14:paraId="204D181F">
      <w:pPr>
        <w:pStyle w:val="9"/>
        <w:keepNext w:val="0"/>
        <w:keepLines w:val="0"/>
        <w:widowControl/>
        <w:suppressLineNumbers w:val="0"/>
        <w:tabs>
          <w:tab w:val="left" w:pos="720"/>
        </w:tabs>
        <w:spacing w:before="0" w:beforeAutospacing="1" w:after="0" w:afterAutospacing="1"/>
        <w:ind w:left="720"/>
        <w:rPr>
          <w:ins w:id="550" w:author="Mohamed Asbour Kaba Diakité" w:date="2026-02-14T13:12:35Z"/>
        </w:rPr>
        <w:pPrChange w:id="549" w:author="Mohamed Asbour Kaba Diakité" w:date="2026-02-14T13:16:25Z">
          <w:pPr>
            <w:keepNext w:val="0"/>
            <w:keepLines w:val="0"/>
            <w:widowControl/>
            <w:numPr>
              <w:ilvl w:val="0"/>
              <w:numId w:val="23"/>
            </w:numPr>
            <w:suppressLineNumbers w:val="0"/>
            <w:spacing w:before="0" w:beforeAutospacing="1" w:after="0" w:afterAutospacing="1"/>
            <w:ind w:left="1440" w:hanging="360"/>
          </w:pPr>
        </w:pPrChange>
      </w:pPr>
      <w:ins w:id="551" w:author="Mohamed Asbour Kaba Diakité" w:date="2026-02-14T13:12:35Z">
        <w:r>
          <w:rPr/>
          <w:t>Quels sont les différents types de réseaux ?</w:t>
        </w:r>
      </w:ins>
    </w:p>
    <w:p w14:paraId="502B7A20">
      <w:pPr>
        <w:pStyle w:val="9"/>
        <w:keepNext w:val="0"/>
        <w:keepLines w:val="0"/>
        <w:widowControl/>
        <w:suppressLineNumbers w:val="0"/>
        <w:tabs>
          <w:tab w:val="left" w:pos="720"/>
        </w:tabs>
        <w:spacing w:before="0" w:beforeAutospacing="1" w:after="0" w:afterAutospacing="1"/>
        <w:ind w:left="720"/>
        <w:rPr>
          <w:ins w:id="553" w:author="Mohamed Asbour Kaba Diakité" w:date="2026-02-14T13:12:35Z"/>
        </w:rPr>
        <w:pPrChange w:id="552" w:author="Mohamed Asbour Kaba Diakité" w:date="2026-02-14T13:16:21Z">
          <w:pPr>
            <w:keepNext w:val="0"/>
            <w:keepLines w:val="0"/>
            <w:widowControl/>
            <w:numPr>
              <w:ilvl w:val="0"/>
              <w:numId w:val="23"/>
            </w:numPr>
            <w:suppressLineNumbers w:val="0"/>
            <w:spacing w:before="0" w:beforeAutospacing="1" w:after="0" w:afterAutospacing="1"/>
            <w:ind w:left="1440" w:hanging="360"/>
          </w:pPr>
        </w:pPrChange>
      </w:pPr>
      <w:ins w:id="554" w:author="Mohamed Asbour Kaba Diakité" w:date="2026-02-14T13:12:35Z">
        <w:r>
          <w:rPr/>
          <w:t>Comment installer et réinstaller un ordinateur ?</w:t>
        </w:r>
      </w:ins>
    </w:p>
    <w:p w14:paraId="4583CCB6">
      <w:pPr>
        <w:pStyle w:val="9"/>
        <w:keepNext w:val="0"/>
        <w:keepLines w:val="0"/>
        <w:widowControl/>
        <w:suppressLineNumbers w:val="0"/>
        <w:rPr>
          <w:ins w:id="556" w:author="Mohamed Asbour Kaba Diakité" w:date="2026-02-14T13:12:35Z"/>
        </w:rPr>
        <w:pPrChange w:id="555" w:author="Mohamed Asbour Kaba Diakité" w:date="2026-02-14T13:16:13Z">
          <w:pPr>
            <w:keepNext w:val="0"/>
            <w:keepLines w:val="0"/>
            <w:widowControl/>
            <w:suppressLineNumbers w:val="0"/>
          </w:pPr>
        </w:pPrChange>
      </w:pPr>
      <w:ins w:id="557" w:author="Mohamed Asbour Kaba Diakité" w:date="2026-02-14T13:12:35Z">
        <w:r>
          <w:rPr/>
          <w:t>Cette approche interactive permet d’identifier les compétences réelles des stagiaires.</w:t>
        </w:r>
      </w:ins>
    </w:p>
    <w:p w14:paraId="53FA274D">
      <w:pPr>
        <w:pStyle w:val="3"/>
        <w:keepNext w:val="0"/>
        <w:keepLines w:val="0"/>
        <w:widowControl/>
        <w:suppressLineNumbers w:val="0"/>
        <w:rPr>
          <w:ins w:id="558" w:author="Mohamed Asbour Kaba Diakité" w:date="2026-02-14T13:12:35Z"/>
        </w:rPr>
      </w:pPr>
      <w:ins w:id="559" w:author="Mohamed Asbour Kaba Diakité" w:date="2026-02-14T13:12:35Z">
        <w:r>
          <w:rPr/>
          <w:t>5.4 Encadrement professionnel – Bureau Prévention</w:t>
        </w:r>
      </w:ins>
    </w:p>
    <w:p w14:paraId="16600BB7">
      <w:pPr>
        <w:pStyle w:val="9"/>
        <w:keepNext w:val="0"/>
        <w:keepLines w:val="0"/>
        <w:widowControl/>
        <w:suppressLineNumbers w:val="0"/>
        <w:tabs>
          <w:tab w:val="left" w:pos="720"/>
        </w:tabs>
        <w:spacing w:before="0" w:beforeAutospacing="1" w:after="0" w:afterAutospacing="1"/>
        <w:ind w:left="1440"/>
        <w:rPr>
          <w:ins w:id="561" w:author="Mohamed Asbour Kaba Diakité" w:date="2026-02-14T13:12:35Z"/>
        </w:rPr>
        <w:pPrChange w:id="560" w:author="Mohamed Asbour Kaba Diakité" w:date="2026-02-14T13:16:03Z">
          <w:pPr>
            <w:keepNext w:val="0"/>
            <w:keepLines w:val="0"/>
            <w:widowControl/>
            <w:numPr>
              <w:ilvl w:val="0"/>
              <w:numId w:val="24"/>
            </w:numPr>
            <w:suppressLineNumbers w:val="0"/>
            <w:spacing w:before="0" w:beforeAutospacing="1" w:after="0" w:afterAutospacing="1"/>
            <w:ind w:left="1440" w:hanging="360"/>
          </w:pPr>
        </w:pPrChange>
      </w:pPr>
      <w:ins w:id="562" w:author="Mohamed Asbour Kaba Diakité" w:date="2026-02-14T13:12:35Z">
        <w:r>
          <w:rPr/>
          <w:t>Monsieur N’Famoussa Osvaldo Camara nous a rappelé les règles de comportement professionnel :</w:t>
        </w:r>
      </w:ins>
    </w:p>
    <w:p w14:paraId="69ABCBE7">
      <w:pPr>
        <w:pStyle w:val="9"/>
        <w:keepNext w:val="0"/>
        <w:keepLines w:val="0"/>
        <w:widowControl/>
        <w:suppressLineNumbers w:val="0"/>
        <w:tabs>
          <w:tab w:val="left" w:pos="720"/>
        </w:tabs>
        <w:spacing w:before="0" w:beforeAutospacing="1" w:after="0" w:afterAutospacing="1"/>
        <w:ind w:left="720"/>
        <w:rPr>
          <w:ins w:id="564" w:author="Mohamed Asbour Kaba Diakité" w:date="2026-02-14T13:12:35Z"/>
        </w:rPr>
        <w:pPrChange w:id="563" w:author="Mohamed Asbour Kaba Diakité" w:date="2026-02-14T13:16:00Z">
          <w:pPr>
            <w:keepNext w:val="0"/>
            <w:keepLines w:val="0"/>
            <w:widowControl/>
            <w:numPr>
              <w:ilvl w:val="0"/>
              <w:numId w:val="24"/>
            </w:numPr>
            <w:suppressLineNumbers w:val="0"/>
            <w:spacing w:before="0" w:beforeAutospacing="1" w:after="0" w:afterAutospacing="1"/>
            <w:ind w:left="1440" w:hanging="360"/>
          </w:pPr>
        </w:pPrChange>
      </w:pPr>
      <w:ins w:id="565" w:author="Mohamed Asbour Kaba Diakité" w:date="2026-02-14T13:12:35Z">
        <w:r>
          <w:rPr/>
          <w:t>Choisir le respect en toute circonstance</w:t>
        </w:r>
      </w:ins>
    </w:p>
    <w:p w14:paraId="45EB841D">
      <w:pPr>
        <w:pStyle w:val="9"/>
        <w:keepNext w:val="0"/>
        <w:keepLines w:val="0"/>
        <w:widowControl/>
        <w:suppressLineNumbers w:val="0"/>
        <w:tabs>
          <w:tab w:val="left" w:pos="720"/>
        </w:tabs>
        <w:spacing w:before="0" w:beforeAutospacing="1" w:after="0" w:afterAutospacing="1"/>
        <w:ind w:left="720"/>
        <w:rPr>
          <w:ins w:id="567" w:author="Mohamed Asbour Kaba Diakité" w:date="2026-02-14T13:12:35Z"/>
        </w:rPr>
        <w:pPrChange w:id="566" w:author="Mohamed Asbour Kaba Diakité" w:date="2026-02-14T13:15:56Z">
          <w:pPr>
            <w:keepNext w:val="0"/>
            <w:keepLines w:val="0"/>
            <w:widowControl/>
            <w:numPr>
              <w:ilvl w:val="0"/>
              <w:numId w:val="24"/>
            </w:numPr>
            <w:suppressLineNumbers w:val="0"/>
            <w:spacing w:before="0" w:beforeAutospacing="1" w:after="0" w:afterAutospacing="1"/>
            <w:ind w:left="1440" w:hanging="360"/>
          </w:pPr>
        </w:pPrChange>
      </w:pPr>
      <w:ins w:id="568" w:author="Mohamed Asbour Kaba Diakité" w:date="2026-02-14T13:12:35Z">
        <w:r>
          <w:rPr/>
          <w:t>Prendre des notes systématiquement</w:t>
        </w:r>
      </w:ins>
    </w:p>
    <w:p w14:paraId="1D2241B4">
      <w:pPr>
        <w:pStyle w:val="9"/>
        <w:keepNext w:val="0"/>
        <w:keepLines w:val="0"/>
        <w:widowControl/>
        <w:suppressLineNumbers w:val="0"/>
        <w:tabs>
          <w:tab w:val="left" w:pos="720"/>
        </w:tabs>
        <w:spacing w:before="0" w:beforeAutospacing="1" w:after="0" w:afterAutospacing="1"/>
        <w:ind w:left="720"/>
        <w:rPr>
          <w:ins w:id="570" w:author="Mohamed Asbour Kaba Diakité" w:date="2026-02-14T13:12:35Z"/>
        </w:rPr>
        <w:pPrChange w:id="569" w:author="Mohamed Asbour Kaba Diakité" w:date="2026-02-14T13:15:51Z">
          <w:pPr>
            <w:keepNext w:val="0"/>
            <w:keepLines w:val="0"/>
            <w:widowControl/>
            <w:numPr>
              <w:ilvl w:val="0"/>
              <w:numId w:val="24"/>
            </w:numPr>
            <w:suppressLineNumbers w:val="0"/>
            <w:spacing w:before="0" w:beforeAutospacing="1" w:after="0" w:afterAutospacing="1"/>
            <w:ind w:left="1440" w:hanging="360"/>
          </w:pPr>
        </w:pPrChange>
      </w:pPr>
      <w:ins w:id="571" w:author="Mohamed Asbour Kaba Diakité" w:date="2026-02-14T13:12:35Z">
        <w:r>
          <w:rPr/>
          <w:t>Adopter une posture d’apprentissage permanent</w:t>
        </w:r>
      </w:ins>
    </w:p>
    <w:p w14:paraId="4E186ED0">
      <w:pPr>
        <w:pStyle w:val="9"/>
        <w:keepNext w:val="0"/>
        <w:keepLines w:val="0"/>
        <w:widowControl/>
        <w:suppressLineNumbers w:val="0"/>
        <w:rPr>
          <w:ins w:id="573" w:author="Mohamed Asbour Kaba Diakité" w:date="2026-02-14T13:12:35Z"/>
        </w:rPr>
        <w:pPrChange w:id="572" w:author="Mohamed Asbour Kaba Diakité" w:date="2026-02-14T13:15:47Z">
          <w:pPr>
            <w:keepNext w:val="0"/>
            <w:keepLines w:val="0"/>
            <w:widowControl/>
            <w:suppressLineNumbers w:val="0"/>
          </w:pPr>
        </w:pPrChange>
      </w:pPr>
      <w:ins w:id="574" w:author="Mohamed Asbour Kaba Diakité" w:date="2026-02-14T13:12:35Z">
        <w:r>
          <w:rPr/>
          <w:t>Il a insisté sur le fait que « les personnes intelligentes prennent des notes », ce qui souligne l’importance de la rigueur et de la documentation en environnement professionnel.</w:t>
        </w:r>
      </w:ins>
    </w:p>
    <w:p w14:paraId="5228A67B">
      <w:pPr>
        <w:pStyle w:val="3"/>
        <w:keepNext w:val="0"/>
        <w:keepLines w:val="0"/>
        <w:widowControl/>
        <w:suppressLineNumbers w:val="0"/>
        <w:rPr>
          <w:ins w:id="575" w:author="Mohamed Asbour Kaba Diakité" w:date="2026-02-14T13:12:35Z"/>
        </w:rPr>
      </w:pPr>
      <w:ins w:id="576" w:author="Mohamed Asbour Kaba Diakité" w:date="2026-02-14T13:12:35Z">
        <w:r>
          <w:rPr/>
          <w:t>5.5 Im</w:t>
        </w:r>
        <w:commentRangeStart w:id="3"/>
        <w:r>
          <w:rPr/>
          <w:t>mersion au département SAP (13/02/2026)</w:t>
        </w:r>
        <w:commentRangeEnd w:id="3"/>
      </w:ins>
      <w:r>
        <w:commentReference w:id="3"/>
      </w:r>
    </w:p>
    <w:p w14:paraId="18037EF4">
      <w:pPr>
        <w:pStyle w:val="3"/>
        <w:keepNext w:val="0"/>
        <w:keepLines w:val="0"/>
        <w:widowControl/>
        <w:suppressLineNumbers w:val="0"/>
        <w:rPr>
          <w:ins w:id="577" w:author="Mohamed Asbour Kaba Diakité" w:date="2026-05-01T10:23:15Z"/>
        </w:rPr>
      </w:pPr>
      <w:ins w:id="578" w:author="Mohamed Asbour Kaba Diakité" w:date="2026-05-01T10:23:15Z">
        <w:r>
          <w:rPr/>
          <w:t>Analyse des processus SAP et gestion des données</w:t>
        </w:r>
      </w:ins>
    </w:p>
    <w:p w14:paraId="5057B892">
      <w:pPr>
        <w:pStyle w:val="9"/>
        <w:keepNext w:val="0"/>
        <w:keepLines w:val="0"/>
        <w:widowControl/>
        <w:suppressLineNumbers w:val="0"/>
        <w:rPr>
          <w:ins w:id="579" w:author="Mohamed Asbour Kaba Diakité" w:date="2026-05-01T10:23:15Z"/>
        </w:rPr>
      </w:pPr>
      <w:ins w:id="580" w:author="Mohamed Asbour Kaba Diakité" w:date="2026-05-01T10:23:15Z">
        <w:r>
          <w:rPr/>
          <w:t>L’observation des transactions SAP (LSMW, SUIM, SE16N, FBL5N) m’a permis de comprendre la centralité du système ERP dans la gestion organisationnelle.</w:t>
        </w:r>
      </w:ins>
    </w:p>
    <w:p w14:paraId="297428BF">
      <w:pPr>
        <w:pStyle w:val="9"/>
        <w:keepNext w:val="0"/>
        <w:keepLines w:val="0"/>
        <w:widowControl/>
        <w:suppressLineNumbers w:val="0"/>
        <w:rPr>
          <w:ins w:id="581" w:author="Mohamed Asbour Kaba Diakité" w:date="2026-05-01T10:23:15Z"/>
        </w:rPr>
      </w:pPr>
      <w:ins w:id="582" w:author="Mohamed Asbour Kaba Diakité" w:date="2026-05-01T10:23:15Z">
        <w:r>
          <w:rPr/>
          <w:t>Cependant, l’analyse des pratiques opérationnelles révèle certains points d’optimisation :</w:t>
        </w:r>
      </w:ins>
    </w:p>
    <w:p w14:paraId="5BE350AE">
      <w:pPr>
        <w:pStyle w:val="4"/>
        <w:keepNext w:val="0"/>
        <w:keepLines w:val="0"/>
        <w:widowControl/>
        <w:suppressLineNumbers w:val="0"/>
        <w:rPr>
          <w:ins w:id="583" w:author="Mohamed Asbour Kaba Diakité" w:date="2026-05-01T10:23:15Z"/>
        </w:rPr>
      </w:pPr>
      <w:ins w:id="584" w:author="Mohamed Asbour Kaba Diakité" w:date="2026-05-01T10:23:15Z">
        <w:r>
          <w:rPr/>
          <w:t>1. Dépendance au traitement manuel des données</w:t>
        </w:r>
      </w:ins>
    </w:p>
    <w:p w14:paraId="69233DC4">
      <w:pPr>
        <w:pStyle w:val="9"/>
        <w:keepNext w:val="0"/>
        <w:keepLines w:val="0"/>
        <w:widowControl/>
        <w:suppressLineNumbers w:val="0"/>
        <w:rPr>
          <w:ins w:id="585" w:author="Mohamed Asbour Kaba Diakité" w:date="2026-05-01T10:23:15Z"/>
        </w:rPr>
      </w:pPr>
      <w:ins w:id="586" w:author="Mohamed Asbour Kaba Diakité" w:date="2026-05-01T10:23:15Z">
        <w:r>
          <w:rPr/>
          <w:t>L’exportation des données SAP vers Excel, suivie d’un nettoyage manuel avant intégration dans Power BI, génère :</w:t>
        </w:r>
      </w:ins>
    </w:p>
    <w:p w14:paraId="616C7263">
      <w:pPr>
        <w:pStyle w:val="9"/>
        <w:keepNext w:val="0"/>
        <w:keepLines w:val="0"/>
        <w:widowControl/>
        <w:suppressLineNumbers w:val="0"/>
        <w:ind w:left="720"/>
        <w:rPr>
          <w:ins w:id="587" w:author="Mohamed Asbour Kaba Diakité" w:date="2026-05-01T10:23:15Z"/>
        </w:rPr>
      </w:pPr>
      <w:ins w:id="588" w:author="Mohamed Asbour Kaba Diakité" w:date="2026-05-01T10:23:15Z">
        <w:r>
          <w:rPr/>
          <w:t>Un risque d’erreur humaine</w:t>
        </w:r>
      </w:ins>
    </w:p>
    <w:p w14:paraId="0DEAE132">
      <w:pPr>
        <w:pStyle w:val="9"/>
        <w:keepNext w:val="0"/>
        <w:keepLines w:val="0"/>
        <w:widowControl/>
        <w:suppressLineNumbers w:val="0"/>
        <w:ind w:left="720"/>
        <w:rPr>
          <w:ins w:id="589" w:author="Mohamed Asbour Kaba Diakité" w:date="2026-05-01T10:23:15Z"/>
        </w:rPr>
      </w:pPr>
      <w:ins w:id="590" w:author="Mohamed Asbour Kaba Diakité" w:date="2026-05-01T10:23:15Z">
        <w:r>
          <w:rPr/>
          <w:t>Une perte de temps</w:t>
        </w:r>
      </w:ins>
    </w:p>
    <w:p w14:paraId="62655359">
      <w:pPr>
        <w:pStyle w:val="9"/>
        <w:keepNext w:val="0"/>
        <w:keepLines w:val="0"/>
        <w:widowControl/>
        <w:suppressLineNumbers w:val="0"/>
        <w:ind w:left="720"/>
        <w:rPr>
          <w:ins w:id="591" w:author="Mohamed Asbour Kaba Diakité" w:date="2026-05-01T10:23:15Z"/>
        </w:rPr>
      </w:pPr>
      <w:ins w:id="592" w:author="Mohamed Asbour Kaba Diakité" w:date="2026-05-01T10:23:15Z">
        <w:r>
          <w:rPr/>
          <w:t>Une dépendance aux compétences individuelles</w:t>
        </w:r>
      </w:ins>
    </w:p>
    <w:p w14:paraId="18C3D679">
      <w:pPr>
        <w:pStyle w:val="4"/>
        <w:keepNext w:val="0"/>
        <w:keepLines w:val="0"/>
        <w:widowControl/>
        <w:suppressLineNumbers w:val="0"/>
        <w:rPr>
          <w:ins w:id="593" w:author="Mohamed Asbour Kaba Diakité" w:date="2026-05-01T10:23:15Z"/>
        </w:rPr>
      </w:pPr>
      <w:ins w:id="594" w:author="Mohamed Asbour Kaba Diakité" w:date="2026-05-01T10:23:15Z">
        <w:r>
          <w:rPr/>
          <w:t>2. Opportunité d’automatisation</w:t>
        </w:r>
      </w:ins>
    </w:p>
    <w:p w14:paraId="15F95EB9">
      <w:pPr>
        <w:pStyle w:val="9"/>
        <w:keepNext w:val="0"/>
        <w:keepLines w:val="0"/>
        <w:widowControl/>
        <w:suppressLineNumbers w:val="0"/>
        <w:rPr>
          <w:ins w:id="595" w:author="Mohamed Asbour Kaba Diakité" w:date="2026-05-01T10:23:15Z"/>
        </w:rPr>
      </w:pPr>
      <w:ins w:id="596" w:author="Mohamed Asbour Kaba Diakité" w:date="2026-05-01T10:23:15Z">
        <w:r>
          <w:rPr/>
          <w:t>Une connexion directe entre SAP et Power BI permettrait :</w:t>
        </w:r>
      </w:ins>
    </w:p>
    <w:p w14:paraId="4587C0B4">
      <w:pPr>
        <w:pStyle w:val="9"/>
        <w:keepNext w:val="0"/>
        <w:keepLines w:val="0"/>
        <w:widowControl/>
        <w:suppressLineNumbers w:val="0"/>
        <w:ind w:left="720"/>
        <w:rPr>
          <w:ins w:id="597" w:author="Mohamed Asbour Kaba Diakité" w:date="2026-05-01T10:23:15Z"/>
        </w:rPr>
      </w:pPr>
      <w:ins w:id="598" w:author="Mohamed Asbour Kaba Diakité" w:date="2026-05-01T10:23:15Z">
        <w:r>
          <w:rPr/>
          <w:t>Une actualisation automatique des données</w:t>
        </w:r>
      </w:ins>
    </w:p>
    <w:p w14:paraId="1190497D">
      <w:pPr>
        <w:pStyle w:val="9"/>
        <w:keepNext w:val="0"/>
        <w:keepLines w:val="0"/>
        <w:widowControl/>
        <w:suppressLineNumbers w:val="0"/>
        <w:ind w:left="720"/>
        <w:rPr>
          <w:ins w:id="599" w:author="Mohamed Asbour Kaba Diakité" w:date="2026-05-01T10:23:15Z"/>
        </w:rPr>
      </w:pPr>
      <w:ins w:id="600" w:author="Mohamed Asbour Kaba Diakité" w:date="2026-05-01T10:23:15Z">
        <w:r>
          <w:rPr/>
          <w:t>Une réduction des manipulations intermédiaires</w:t>
        </w:r>
      </w:ins>
    </w:p>
    <w:p w14:paraId="32D96E44">
      <w:pPr>
        <w:pStyle w:val="9"/>
        <w:keepNext w:val="0"/>
        <w:keepLines w:val="0"/>
        <w:widowControl/>
        <w:suppressLineNumbers w:val="0"/>
        <w:ind w:left="720"/>
        <w:rPr>
          <w:ins w:id="601" w:author="Mohamed Asbour Kaba Diakité" w:date="2026-05-01T10:23:15Z"/>
        </w:rPr>
      </w:pPr>
      <w:ins w:id="602" w:author="Mohamed Asbour Kaba Diakité" w:date="2026-05-01T10:23:15Z">
        <w:r>
          <w:rPr/>
          <w:t>Une fiabilité accrue des indicateurs</w:t>
        </w:r>
      </w:ins>
    </w:p>
    <w:p w14:paraId="6F382194">
      <w:pPr>
        <w:pStyle w:val="9"/>
        <w:keepNext w:val="0"/>
        <w:keepLines w:val="0"/>
        <w:widowControl/>
        <w:suppressLineNumbers w:val="0"/>
        <w:rPr>
          <w:ins w:id="603" w:author="Mohamed Asbour Kaba Diakité" w:date="2026-05-01T10:23:15Z"/>
        </w:rPr>
      </w:pPr>
      <w:ins w:id="604" w:author="Mohamed Asbour Kaba Diakité" w:date="2026-05-01T10:23:15Z">
        <w:r>
          <w:rPr/>
          <w:t>D’un point de vue analytique, cela relève d’une problématique d’optimisation des flux d’information et de digitalisation des processus décisionnels.</w:t>
        </w:r>
      </w:ins>
    </w:p>
    <w:p w14:paraId="418EF9DF">
      <w:pPr>
        <w:pStyle w:val="9"/>
        <w:keepNext w:val="0"/>
        <w:keepLines w:val="0"/>
        <w:widowControl/>
        <w:suppressLineNumbers w:val="0"/>
        <w:rPr>
          <w:ins w:id="605" w:author="Mohamed Asbour Kaba Diakité" w:date="2026-05-01T10:23:11Z"/>
        </w:rPr>
      </w:pPr>
    </w:p>
    <w:p w14:paraId="06A4F4A5">
      <w:pPr>
        <w:pStyle w:val="9"/>
        <w:keepNext w:val="0"/>
        <w:keepLines w:val="0"/>
        <w:widowControl/>
        <w:suppressLineNumbers w:val="0"/>
        <w:rPr>
          <w:ins w:id="606" w:author="Mohamed Asbour Kaba Diakité" w:date="2026-05-01T10:23:11Z"/>
        </w:rPr>
      </w:pPr>
    </w:p>
    <w:p w14:paraId="12DBC5B9">
      <w:pPr>
        <w:pStyle w:val="9"/>
        <w:keepNext w:val="0"/>
        <w:keepLines w:val="0"/>
        <w:widowControl/>
        <w:suppressLineNumbers w:val="0"/>
        <w:rPr>
          <w:ins w:id="607" w:author="Mohamed Asbour Kaba Diakité" w:date="2026-02-14T13:12:35Z"/>
        </w:rPr>
      </w:pPr>
      <w:ins w:id="608" w:author="Mohamed Asbour Kaba Diakité" w:date="2026-02-14T13:12:35Z">
        <w:r>
          <w:rPr/>
          <w:t>Nous avons été accueillis au bureau SAP par Monsieur Moud, qui nous a ensuite présentés à son équipe.</w:t>
        </w:r>
      </w:ins>
    </w:p>
    <w:p w14:paraId="40487414">
      <w:pPr>
        <w:pStyle w:val="4"/>
        <w:keepNext w:val="0"/>
        <w:keepLines w:val="0"/>
        <w:widowControl/>
        <w:suppressLineNumbers w:val="0"/>
        <w:rPr>
          <w:ins w:id="609" w:author="Mohamed Asbour Kaba Diakité" w:date="2026-02-14T13:12:35Z"/>
        </w:rPr>
      </w:pPr>
      <w:ins w:id="610" w:author="Mohamed Asbour Kaba Diakité" w:date="2026-02-14T13:12:35Z">
        <w:r>
          <w:rPr/>
          <w:t>Transactions SAP étudiées :</w:t>
        </w:r>
      </w:ins>
    </w:p>
    <w:p w14:paraId="717DBB68">
      <w:pPr>
        <w:pStyle w:val="9"/>
        <w:keepNext w:val="0"/>
        <w:keepLines w:val="0"/>
        <w:widowControl/>
        <w:suppressLineNumbers w:val="0"/>
        <w:tabs>
          <w:tab w:val="left" w:pos="720"/>
        </w:tabs>
        <w:spacing w:before="0" w:beforeAutospacing="1" w:after="0" w:afterAutospacing="1"/>
        <w:ind w:left="1440"/>
        <w:rPr>
          <w:ins w:id="612" w:author="Mohamed Asbour Kaba Diakité" w:date="2026-02-14T13:12:35Z"/>
        </w:rPr>
        <w:pPrChange w:id="611" w:author="Mohamed Asbour Kaba Diakité" w:date="2026-02-14T13:15:30Z">
          <w:pPr>
            <w:keepNext w:val="0"/>
            <w:keepLines w:val="0"/>
            <w:widowControl/>
            <w:numPr>
              <w:ilvl w:val="0"/>
              <w:numId w:val="25"/>
            </w:numPr>
            <w:suppressLineNumbers w:val="0"/>
            <w:spacing w:before="0" w:beforeAutospacing="1" w:after="0" w:afterAutospacing="1"/>
            <w:ind w:left="1440" w:hanging="360"/>
          </w:pPr>
        </w:pPrChange>
      </w:pPr>
      <w:ins w:id="613" w:author="Mohamed Asbour Kaba Diakité" w:date="2026-02-14T13:12:35Z">
        <w:r>
          <w:rPr/>
          <w:t>Grâce à l’accompagnement d’Abdoulaye (interim), j’ai appris l’usage de plusieurs transactions :</w:t>
        </w:r>
      </w:ins>
    </w:p>
    <w:p w14:paraId="0F93BCA7">
      <w:pPr>
        <w:pStyle w:val="9"/>
        <w:keepNext w:val="0"/>
        <w:keepLines w:val="0"/>
        <w:widowControl/>
        <w:suppressLineNumbers w:val="0"/>
        <w:tabs>
          <w:tab w:val="left" w:pos="720"/>
        </w:tabs>
        <w:spacing w:before="0" w:beforeAutospacing="1" w:after="0" w:afterAutospacing="1"/>
        <w:ind w:left="720"/>
        <w:rPr>
          <w:ins w:id="615" w:author="Mohamed Asbour Kaba Diakité" w:date="2026-02-14T13:12:35Z"/>
        </w:rPr>
        <w:pPrChange w:id="614" w:author="Mohamed Asbour Kaba Diakité" w:date="2026-02-14T13:15:28Z">
          <w:pPr>
            <w:keepNext w:val="0"/>
            <w:keepLines w:val="0"/>
            <w:widowControl/>
            <w:numPr>
              <w:ilvl w:val="0"/>
              <w:numId w:val="25"/>
            </w:numPr>
            <w:suppressLineNumbers w:val="0"/>
            <w:spacing w:before="0" w:beforeAutospacing="1" w:after="0" w:afterAutospacing="1"/>
            <w:ind w:left="1440" w:hanging="360"/>
          </w:pPr>
        </w:pPrChange>
      </w:pPr>
      <w:ins w:id="616" w:author="Mohamed Asbour Kaba Diakité" w:date="2026-02-14T13:12:35Z">
        <w:r>
          <w:rPr>
            <w:rStyle w:val="6"/>
          </w:rPr>
          <w:t>LSMW</w:t>
        </w:r>
      </w:ins>
      <w:ins w:id="617" w:author="Mohamed Asbour Kaba Diakité" w:date="2026-02-14T13:12:35Z">
        <w:r>
          <w:rPr/>
          <w:t xml:space="preserve"> : migration et gestion des données utilisateurs</w:t>
        </w:r>
      </w:ins>
    </w:p>
    <w:p w14:paraId="3B5EA82F">
      <w:pPr>
        <w:pStyle w:val="9"/>
        <w:keepNext w:val="0"/>
        <w:keepLines w:val="0"/>
        <w:widowControl/>
        <w:suppressLineNumbers w:val="0"/>
        <w:tabs>
          <w:tab w:val="left" w:pos="720"/>
        </w:tabs>
        <w:spacing w:before="0" w:beforeAutospacing="1" w:after="0" w:afterAutospacing="1"/>
        <w:ind w:left="720"/>
        <w:rPr>
          <w:ins w:id="619" w:author="Mohamed Asbour Kaba Diakité" w:date="2026-02-14T13:12:35Z"/>
        </w:rPr>
        <w:pPrChange w:id="618" w:author="Mohamed Asbour Kaba Diakité" w:date="2026-02-14T13:15:24Z">
          <w:pPr>
            <w:keepNext w:val="0"/>
            <w:keepLines w:val="0"/>
            <w:widowControl/>
            <w:numPr>
              <w:ilvl w:val="0"/>
              <w:numId w:val="25"/>
            </w:numPr>
            <w:suppressLineNumbers w:val="0"/>
            <w:spacing w:before="0" w:beforeAutospacing="1" w:after="0" w:afterAutospacing="1"/>
            <w:ind w:left="1440" w:hanging="360"/>
          </w:pPr>
        </w:pPrChange>
      </w:pPr>
      <w:ins w:id="620" w:author="Mohamed Asbour Kaba Diakité" w:date="2026-02-14T13:12:35Z">
        <w:r>
          <w:rPr>
            <w:rStyle w:val="6"/>
          </w:rPr>
          <w:t>SUIM</w:t>
        </w:r>
      </w:ins>
      <w:ins w:id="621" w:author="Mohamed Asbour Kaba Diakité" w:date="2026-02-14T13:12:35Z">
        <w:r>
          <w:rPr/>
          <w:t xml:space="preserve"> : consultation et extraction des utilisateurs SAP</w:t>
        </w:r>
      </w:ins>
    </w:p>
    <w:p w14:paraId="6376DED6">
      <w:pPr>
        <w:pStyle w:val="9"/>
        <w:keepNext w:val="0"/>
        <w:keepLines w:val="0"/>
        <w:widowControl/>
        <w:suppressLineNumbers w:val="0"/>
        <w:tabs>
          <w:tab w:val="left" w:pos="720"/>
        </w:tabs>
        <w:spacing w:before="0" w:beforeAutospacing="1" w:after="0" w:afterAutospacing="1"/>
        <w:ind w:left="720"/>
        <w:rPr>
          <w:ins w:id="623" w:author="Mohamed Asbour Kaba Diakité" w:date="2026-02-14T13:12:35Z"/>
        </w:rPr>
        <w:pPrChange w:id="622" w:author="Mohamed Asbour Kaba Diakité" w:date="2026-02-14T13:15:20Z">
          <w:pPr>
            <w:keepNext w:val="0"/>
            <w:keepLines w:val="0"/>
            <w:widowControl/>
            <w:numPr>
              <w:ilvl w:val="0"/>
              <w:numId w:val="25"/>
            </w:numPr>
            <w:suppressLineNumbers w:val="0"/>
            <w:spacing w:before="0" w:beforeAutospacing="1" w:after="0" w:afterAutospacing="1"/>
            <w:ind w:left="1440" w:hanging="360"/>
          </w:pPr>
        </w:pPrChange>
      </w:pPr>
      <w:ins w:id="624" w:author="Mohamed Asbour Kaba Diakité" w:date="2026-02-14T13:12:35Z">
        <w:r>
          <w:rPr>
            <w:rStyle w:val="6"/>
          </w:rPr>
          <w:t>SE16N</w:t>
        </w:r>
      </w:ins>
      <w:ins w:id="625" w:author="Mohamed Asbour Kaba Diakité" w:date="2026-02-14T13:12:35Z">
        <w:r>
          <w:rPr/>
          <w:t xml:space="preserve"> : extraction de tables (exemple : PA002)</w:t>
        </w:r>
      </w:ins>
    </w:p>
    <w:p w14:paraId="1846EA22">
      <w:pPr>
        <w:pStyle w:val="9"/>
        <w:keepNext w:val="0"/>
        <w:keepLines w:val="0"/>
        <w:widowControl/>
        <w:suppressLineNumbers w:val="0"/>
        <w:tabs>
          <w:tab w:val="left" w:pos="720"/>
        </w:tabs>
        <w:spacing w:before="0" w:beforeAutospacing="1" w:after="0" w:afterAutospacing="1"/>
        <w:ind w:left="720"/>
        <w:rPr>
          <w:ins w:id="627" w:author="Mohamed Asbour Kaba Diakité" w:date="2026-02-14T13:12:35Z"/>
        </w:rPr>
        <w:pPrChange w:id="626" w:author="Mohamed Asbour Kaba Diakité" w:date="2026-02-14T13:15:16Z">
          <w:pPr>
            <w:keepNext w:val="0"/>
            <w:keepLines w:val="0"/>
            <w:widowControl/>
            <w:numPr>
              <w:ilvl w:val="0"/>
              <w:numId w:val="25"/>
            </w:numPr>
            <w:suppressLineNumbers w:val="0"/>
            <w:spacing w:before="0" w:beforeAutospacing="1" w:after="0" w:afterAutospacing="1"/>
            <w:ind w:left="1440" w:hanging="360"/>
          </w:pPr>
        </w:pPrChange>
      </w:pPr>
      <w:ins w:id="628" w:author="Mohamed Asbour Kaba Diakité" w:date="2026-02-14T13:12:35Z">
        <w:r>
          <w:rPr>
            <w:rStyle w:val="6"/>
          </w:rPr>
          <w:t>FBL5N</w:t>
        </w:r>
      </w:ins>
      <w:ins w:id="629" w:author="Mohamed Asbour Kaba Diakité" w:date="2026-02-14T13:12:35Z">
        <w:r>
          <w:rPr/>
          <w:t xml:space="preserve"> : consultation des comptes clients</w:t>
        </w:r>
      </w:ins>
    </w:p>
    <w:p w14:paraId="43D2DC62">
      <w:pPr>
        <w:pStyle w:val="9"/>
        <w:keepNext w:val="0"/>
        <w:keepLines w:val="0"/>
        <w:widowControl/>
        <w:suppressLineNumbers w:val="0"/>
        <w:tabs>
          <w:tab w:val="left" w:pos="720"/>
        </w:tabs>
        <w:spacing w:before="0" w:beforeAutospacing="1" w:after="0" w:afterAutospacing="1"/>
        <w:ind w:left="1440"/>
        <w:rPr>
          <w:ins w:id="631" w:author="Mohamed Asbour Kaba Diakité" w:date="2026-02-14T13:12:35Z"/>
        </w:rPr>
        <w:pPrChange w:id="630" w:author="Mohamed Asbour Kaba Diakité" w:date="2026-02-14T13:15:13Z">
          <w:pPr>
            <w:keepNext w:val="0"/>
            <w:keepLines w:val="0"/>
            <w:widowControl/>
            <w:numPr>
              <w:ilvl w:val="0"/>
              <w:numId w:val="26"/>
            </w:numPr>
            <w:suppressLineNumbers w:val="0"/>
            <w:spacing w:before="0" w:beforeAutospacing="1" w:after="0" w:afterAutospacing="1"/>
            <w:ind w:left="1440" w:hanging="360"/>
          </w:pPr>
        </w:pPrChange>
      </w:pPr>
      <w:ins w:id="632" w:author="Mohamed Asbour Kaba Diakité" w:date="2026-02-14T13:12:35Z">
        <w:r>
          <w:rPr/>
          <w:t>J’ai également observé le processus suivant :</w:t>
        </w:r>
      </w:ins>
    </w:p>
    <w:p w14:paraId="20B2165A">
      <w:pPr>
        <w:pStyle w:val="9"/>
        <w:keepNext w:val="0"/>
        <w:keepLines w:val="0"/>
        <w:widowControl/>
        <w:suppressLineNumbers w:val="0"/>
        <w:tabs>
          <w:tab w:val="left" w:pos="720"/>
        </w:tabs>
        <w:spacing w:before="0" w:beforeAutospacing="1" w:after="0" w:afterAutospacing="1"/>
        <w:ind w:left="720"/>
        <w:rPr>
          <w:ins w:id="634" w:author="Mohamed Asbour Kaba Diakité" w:date="2026-02-14T13:12:35Z"/>
        </w:rPr>
        <w:pPrChange w:id="633" w:author="Mohamed Asbour Kaba Diakité" w:date="2026-02-14T13:15:09Z">
          <w:pPr>
            <w:keepNext w:val="0"/>
            <w:keepLines w:val="0"/>
            <w:widowControl/>
            <w:numPr>
              <w:ilvl w:val="0"/>
              <w:numId w:val="26"/>
            </w:numPr>
            <w:suppressLineNumbers w:val="0"/>
            <w:spacing w:before="0" w:beforeAutospacing="1" w:after="0" w:afterAutospacing="1"/>
            <w:ind w:left="1440" w:hanging="360"/>
          </w:pPr>
        </w:pPrChange>
      </w:pPr>
      <w:ins w:id="635" w:author="Mohamed Asbour Kaba Diakité" w:date="2026-02-14T13:12:35Z">
        <w:r>
          <w:rPr/>
          <w:t>Extraction des données RH</w:t>
        </w:r>
      </w:ins>
    </w:p>
    <w:p w14:paraId="045256D3">
      <w:pPr>
        <w:pStyle w:val="9"/>
        <w:keepNext w:val="0"/>
        <w:keepLines w:val="0"/>
        <w:widowControl/>
        <w:suppressLineNumbers w:val="0"/>
        <w:tabs>
          <w:tab w:val="left" w:pos="720"/>
        </w:tabs>
        <w:spacing w:before="0" w:beforeAutospacing="1" w:after="0" w:afterAutospacing="1"/>
        <w:ind w:left="720"/>
        <w:rPr>
          <w:ins w:id="637" w:author="Mohamed Asbour Kaba Diakité" w:date="2026-02-14T13:12:35Z"/>
        </w:rPr>
        <w:pPrChange w:id="636" w:author="Mohamed Asbour Kaba Diakité" w:date="2026-02-14T13:15:04Z">
          <w:pPr>
            <w:keepNext w:val="0"/>
            <w:keepLines w:val="0"/>
            <w:widowControl/>
            <w:numPr>
              <w:ilvl w:val="0"/>
              <w:numId w:val="26"/>
            </w:numPr>
            <w:suppressLineNumbers w:val="0"/>
            <w:spacing w:before="0" w:beforeAutospacing="1" w:after="0" w:afterAutospacing="1"/>
            <w:ind w:left="1440" w:hanging="360"/>
          </w:pPr>
        </w:pPrChange>
      </w:pPr>
      <w:ins w:id="638" w:author="Mohamed Asbour Kaba Diakité" w:date="2026-02-14T13:12:35Z">
        <w:r>
          <w:rPr/>
          <w:t>Nettoyage sous Excel</w:t>
        </w:r>
      </w:ins>
    </w:p>
    <w:p w14:paraId="7704898A">
      <w:pPr>
        <w:pStyle w:val="9"/>
        <w:keepNext w:val="0"/>
        <w:keepLines w:val="0"/>
        <w:widowControl/>
        <w:suppressLineNumbers w:val="0"/>
        <w:tabs>
          <w:tab w:val="left" w:pos="720"/>
        </w:tabs>
        <w:spacing w:before="0" w:beforeAutospacing="1" w:after="0" w:afterAutospacing="1"/>
        <w:ind w:left="720"/>
        <w:rPr>
          <w:ins w:id="640" w:author="Mohamed Asbour Kaba Diakité" w:date="2026-02-14T13:12:35Z"/>
        </w:rPr>
        <w:pPrChange w:id="639" w:author="Mohamed Asbour Kaba Diakité" w:date="2026-02-14T13:15:00Z">
          <w:pPr>
            <w:keepNext w:val="0"/>
            <w:keepLines w:val="0"/>
            <w:widowControl/>
            <w:numPr>
              <w:ilvl w:val="0"/>
              <w:numId w:val="26"/>
            </w:numPr>
            <w:suppressLineNumbers w:val="0"/>
            <w:spacing w:before="0" w:beforeAutospacing="1" w:after="0" w:afterAutospacing="1"/>
            <w:ind w:left="1440" w:hanging="360"/>
          </w:pPr>
        </w:pPrChange>
      </w:pPr>
      <w:ins w:id="641" w:author="Mohamed Asbour Kaba Diakité" w:date="2026-02-14T13:12:35Z">
        <w:r>
          <w:rPr/>
          <w:t>Chargement dans SAP</w:t>
        </w:r>
      </w:ins>
    </w:p>
    <w:p w14:paraId="11058931">
      <w:pPr>
        <w:pStyle w:val="9"/>
        <w:keepNext w:val="0"/>
        <w:keepLines w:val="0"/>
        <w:widowControl/>
        <w:suppressLineNumbers w:val="0"/>
        <w:rPr>
          <w:ins w:id="642" w:author="Mohamed Asbour Kaba Diakité" w:date="2026-02-14T13:12:35Z"/>
        </w:rPr>
      </w:pPr>
      <w:ins w:id="643" w:author="Mohamed Asbour Kaba Diakité" w:date="2026-02-14T13:12:35Z">
        <w:r>
          <w:rPr/>
          <w:t>Mamadou Saidou travaillait sur des rapports Power BI nécessitant un nettoyage préalable des données. Cela m’a amené à m’interroger sur l’optimisation possible via une connexion directe SAP–Power BI pour réduire la manipulation manuelle.</w:t>
        </w:r>
      </w:ins>
    </w:p>
    <w:p w14:paraId="0D0CBD83">
      <w:pPr>
        <w:pStyle w:val="9"/>
        <w:keepNext w:val="0"/>
        <w:keepLines w:val="0"/>
        <w:widowControl/>
        <w:suppressLineNumbers w:val="0"/>
        <w:rPr>
          <w:ins w:id="645" w:author="Mohamed Asbour Kaba Diakité" w:date="2026-05-01T10:22:25Z"/>
        </w:rPr>
        <w:pPrChange w:id="644" w:author="Mohamed Asbour Kaba Diakité" w:date="2026-02-14T13:14:54Z">
          <w:pPr>
            <w:keepNext w:val="0"/>
            <w:keepLines w:val="0"/>
            <w:widowControl/>
            <w:suppressLineNumbers w:val="0"/>
          </w:pPr>
        </w:pPrChange>
      </w:pPr>
      <w:ins w:id="646" w:author="Mohamed Asbour Kaba Diakité" w:date="2026-02-14T13:12:35Z">
        <w:r>
          <w:rPr/>
          <w:t>Monsieur Cellou</w:t>
        </w:r>
        <w:commentRangeStart w:id="4"/>
        <w:r>
          <w:rPr/>
          <w:t xml:space="preserve"> a recommandé la formalisation de procédures de traitement des données afin de standardiser les opérations.</w:t>
        </w:r>
        <w:commentRangeEnd w:id="4"/>
      </w:ins>
      <w:r>
        <w:commentReference w:id="4"/>
      </w:r>
    </w:p>
    <w:p w14:paraId="40FCE076">
      <w:pPr>
        <w:pStyle w:val="3"/>
        <w:keepNext w:val="0"/>
        <w:keepLines w:val="0"/>
        <w:widowControl/>
        <w:suppressLineNumbers w:val="0"/>
        <w:rPr>
          <w:ins w:id="647" w:author="Mohamed Asbour Kaba Diakité" w:date="2026-05-01T10:22:27Z"/>
        </w:rPr>
      </w:pPr>
      <w:ins w:id="648" w:author="Mohamed Asbour Kaba Diakité" w:date="2026-05-01T10:22:27Z">
        <w:r>
          <w:rPr/>
          <w:t>Importance de la formalisation des procédures</w:t>
        </w:r>
      </w:ins>
    </w:p>
    <w:p w14:paraId="58B59DFB">
      <w:pPr>
        <w:pStyle w:val="9"/>
        <w:keepNext w:val="0"/>
        <w:keepLines w:val="0"/>
        <w:widowControl/>
        <w:suppressLineNumbers w:val="0"/>
        <w:rPr>
          <w:ins w:id="649" w:author="Mohamed Asbour Kaba Diakité" w:date="2026-05-01T10:22:27Z"/>
        </w:rPr>
      </w:pPr>
      <w:ins w:id="650" w:author="Mohamed Asbour Kaba Diakité" w:date="2026-05-01T10:22:27Z">
        <w:r>
          <w:rPr/>
          <w:t>La recommandation de formaliser les procédures de traitement des données est pertinente.</w:t>
        </w:r>
      </w:ins>
    </w:p>
    <w:p w14:paraId="3A90D324">
      <w:pPr>
        <w:pStyle w:val="9"/>
        <w:keepNext w:val="0"/>
        <w:keepLines w:val="0"/>
        <w:widowControl/>
        <w:suppressLineNumbers w:val="0"/>
        <w:rPr>
          <w:ins w:id="651" w:author="Mohamed Asbour Kaba Diakité" w:date="2026-05-01T10:22:27Z"/>
        </w:rPr>
      </w:pPr>
      <w:ins w:id="652" w:author="Mohamed Asbour Kaba Diakité" w:date="2026-05-01T10:22:27Z">
        <w:r>
          <w:rPr/>
          <w:t>En environnement industriel, l’absence de documentation structurée peut entraîner :</w:t>
        </w:r>
      </w:ins>
    </w:p>
    <w:p w14:paraId="52CB3D14">
      <w:pPr>
        <w:pStyle w:val="9"/>
        <w:keepNext w:val="0"/>
        <w:keepLines w:val="0"/>
        <w:widowControl/>
        <w:suppressLineNumbers w:val="0"/>
        <w:ind w:left="720"/>
        <w:rPr>
          <w:ins w:id="653" w:author="Mohamed Asbour Kaba Diakité" w:date="2026-05-01T10:22:27Z"/>
        </w:rPr>
      </w:pPr>
      <w:ins w:id="654" w:author="Mohamed Asbour Kaba Diakité" w:date="2026-05-01T10:22:27Z">
        <w:r>
          <w:rPr/>
          <w:t>Une perte de continuité en cas de rotation du personnel</w:t>
        </w:r>
      </w:ins>
    </w:p>
    <w:p w14:paraId="6C98E689">
      <w:pPr>
        <w:pStyle w:val="9"/>
        <w:keepNext w:val="0"/>
        <w:keepLines w:val="0"/>
        <w:widowControl/>
        <w:suppressLineNumbers w:val="0"/>
        <w:ind w:left="720"/>
        <w:rPr>
          <w:ins w:id="655" w:author="Mohamed Asbour Kaba Diakité" w:date="2026-05-01T10:22:27Z"/>
        </w:rPr>
      </w:pPr>
      <w:ins w:id="656" w:author="Mohamed Asbour Kaba Diakité" w:date="2026-05-01T10:22:27Z">
        <w:r>
          <w:rPr/>
          <w:t>Une dépendance aux connaissances tacites</w:t>
        </w:r>
      </w:ins>
    </w:p>
    <w:p w14:paraId="16E1B7ED">
      <w:pPr>
        <w:pStyle w:val="9"/>
        <w:keepNext w:val="0"/>
        <w:keepLines w:val="0"/>
        <w:widowControl/>
        <w:suppressLineNumbers w:val="0"/>
        <w:ind w:left="720"/>
        <w:rPr>
          <w:ins w:id="657" w:author="Mohamed Asbour Kaba Diakité" w:date="2026-05-01T10:22:27Z"/>
        </w:rPr>
      </w:pPr>
      <w:ins w:id="658" w:author="Mohamed Asbour Kaba Diakité" w:date="2026-05-01T10:22:27Z">
        <w:r>
          <w:rPr/>
          <w:t>Une variabilité dans la qualité des livrables</w:t>
        </w:r>
      </w:ins>
    </w:p>
    <w:p w14:paraId="34ECC83D">
      <w:pPr>
        <w:pStyle w:val="9"/>
        <w:keepNext w:val="0"/>
        <w:keepLines w:val="0"/>
        <w:widowControl/>
        <w:suppressLineNumbers w:val="0"/>
        <w:rPr>
          <w:ins w:id="659" w:author="Mohamed Asbour Kaba Diakité" w:date="2026-05-01T10:22:27Z"/>
        </w:rPr>
      </w:pPr>
      <w:ins w:id="660" w:author="Mohamed Asbour Kaba Diakité" w:date="2026-05-01T10:22:27Z">
        <w:r>
          <w:rPr/>
          <w:t>La standardisation améliore la résilience organisationnelle.</w:t>
        </w:r>
      </w:ins>
    </w:p>
    <w:p w14:paraId="010FAAF5">
      <w:pPr>
        <w:pStyle w:val="9"/>
        <w:keepNext w:val="0"/>
        <w:keepLines w:val="0"/>
        <w:widowControl/>
        <w:suppressLineNumbers w:val="0"/>
        <w:rPr>
          <w:ins w:id="662" w:author="Mohamed Asbour Kaba Diakité" w:date="2026-02-14T13:12:35Z"/>
        </w:rPr>
        <w:pPrChange w:id="661" w:author="Mohamed Asbour Kaba Diakité" w:date="2026-02-14T13:14:54Z">
          <w:pPr>
            <w:keepNext w:val="0"/>
            <w:keepLines w:val="0"/>
            <w:widowControl/>
            <w:suppressLineNumbers w:val="0"/>
          </w:pPr>
        </w:pPrChange>
      </w:pPr>
    </w:p>
    <w:p w14:paraId="47114EC0">
      <w:pPr>
        <w:pStyle w:val="3"/>
        <w:keepNext w:val="0"/>
        <w:keepLines w:val="0"/>
        <w:widowControl/>
        <w:suppressLineNumbers w:val="0"/>
        <w:rPr>
          <w:ins w:id="663" w:author="Mohamed Asbour Kaba Diakité" w:date="2026-02-14T13:12:35Z"/>
        </w:rPr>
      </w:pPr>
      <w:ins w:id="664" w:author="Mohamed Asbour Kaba Diakité" w:date="2026-02-14T13:12:35Z">
        <w:r>
          <w:rPr/>
          <w:t>5.6 Observation critique et apprentissage personnel</w:t>
        </w:r>
      </w:ins>
    </w:p>
    <w:p w14:paraId="25249F10">
      <w:pPr>
        <w:pStyle w:val="9"/>
        <w:keepNext w:val="0"/>
        <w:keepLines w:val="0"/>
        <w:widowControl/>
        <w:suppressLineNumbers w:val="0"/>
        <w:rPr>
          <w:ins w:id="665" w:author="Mohamed Asbour Kaba Diakité" w:date="2026-02-14T13:12:35Z"/>
        </w:rPr>
      </w:pPr>
      <w:ins w:id="666" w:author="Mohamed Asbour Kaba Diakité" w:date="2026-02-14T13:12:35Z">
        <w:r>
          <w:rPr/>
          <w:t>Lo</w:t>
        </w:r>
        <w:commentRangeStart w:id="5"/>
        <w:r>
          <w:rPr/>
          <w:t>rs d’une extraction de données avec Monsieur Sylla Hassane, je n’ai pas su répondre immédiatement à la question :</w:t>
        </w:r>
      </w:ins>
    </w:p>
    <w:p w14:paraId="242C7723">
      <w:pPr>
        <w:pStyle w:val="9"/>
        <w:keepNext w:val="0"/>
        <w:keepLines w:val="0"/>
        <w:widowControl/>
        <w:suppressLineNumbers w:val="0"/>
        <w:rPr>
          <w:ins w:id="667" w:author="Mohamed Asbour Kaba Diakité" w:date="2026-02-14T13:12:35Z"/>
        </w:rPr>
      </w:pPr>
      <w:ins w:id="668" w:author="Mohamed Asbour Kaba Diakité" w:date="2026-02-14T13:12:35Z">
        <w:r>
          <w:rPr/>
          <w:t>« Quelle transaction permet d’extraire une table ? »</w:t>
        </w:r>
      </w:ins>
    </w:p>
    <w:p w14:paraId="2BB2CF65">
      <w:pPr>
        <w:pStyle w:val="9"/>
        <w:keepNext w:val="0"/>
        <w:keepLines w:val="0"/>
        <w:widowControl/>
        <w:suppressLineNumbers w:val="0"/>
        <w:rPr>
          <w:ins w:id="669" w:author="Mohamed Asbour Kaba Diakité" w:date="2026-02-14T13:12:35Z"/>
        </w:rPr>
      </w:pPr>
      <w:ins w:id="670" w:author="Mohamed Asbour Kaba Diakité" w:date="2026-02-14T13:12:35Z">
        <w:r>
          <w:rPr/>
          <w:t>La réponse était SE16N.</w:t>
        </w:r>
      </w:ins>
    </w:p>
    <w:p w14:paraId="1C8D0901">
      <w:pPr>
        <w:pStyle w:val="9"/>
        <w:keepNext w:val="0"/>
        <w:keepLines w:val="0"/>
        <w:widowControl/>
        <w:suppressLineNumbers w:val="0"/>
        <w:rPr>
          <w:ins w:id="672" w:author="Mohamed Asbour Kaba Diakité" w:date="2026-05-01T10:25:29Z"/>
        </w:rPr>
        <w:pPrChange w:id="671" w:author="Mohamed Asbour Kaba Diakité" w:date="2026-02-14T13:14:39Z">
          <w:pPr>
            <w:keepNext w:val="0"/>
            <w:keepLines w:val="0"/>
            <w:widowControl/>
            <w:suppressLineNumbers w:val="0"/>
          </w:pPr>
        </w:pPrChange>
      </w:pPr>
      <w:ins w:id="673" w:author="Mohamed Asbour Kaba Diakité" w:date="2026-02-14T13:12:35Z">
        <w:r>
          <w:rPr/>
          <w:t>Cette situation m’a permis d’identifier mes axes d’amélioration et de renforcer ma maîtrise des transactions SAP.</w:t>
        </w:r>
        <w:commentRangeEnd w:id="5"/>
      </w:ins>
      <w:r>
        <w:commentReference w:id="5"/>
      </w:r>
    </w:p>
    <w:p w14:paraId="17D4F84B">
      <w:pPr>
        <w:pStyle w:val="3"/>
        <w:keepNext w:val="0"/>
        <w:keepLines w:val="0"/>
        <w:widowControl/>
        <w:suppressLineNumbers w:val="0"/>
        <w:rPr>
          <w:ins w:id="674" w:author="Mohamed Asbour Kaba Diakité" w:date="2026-05-01T10:25:32Z"/>
        </w:rPr>
      </w:pPr>
      <w:ins w:id="675" w:author="Mohamed Asbour Kaba Diakité" w:date="2026-05-01T10:25:32Z">
        <w:r>
          <w:rPr/>
          <w:t>Apprentissage personnel et posture professionnelle</w:t>
        </w:r>
      </w:ins>
    </w:p>
    <w:p w14:paraId="625906C3">
      <w:pPr>
        <w:pStyle w:val="9"/>
        <w:keepNext w:val="0"/>
        <w:keepLines w:val="0"/>
        <w:widowControl/>
        <w:suppressLineNumbers w:val="0"/>
        <w:rPr>
          <w:ins w:id="676" w:author="Mohamed Asbour Kaba Diakité" w:date="2026-05-01T10:25:32Z"/>
        </w:rPr>
      </w:pPr>
      <w:ins w:id="677" w:author="Mohamed Asbour Kaba Diakité" w:date="2026-05-01T10:25:32Z">
        <w:r>
          <w:rPr/>
          <w:t>L’incapacité initiale à identifier la transaction SE16N comme outil d’extraction de tables a constitué un point d’apprentissage important.</w:t>
        </w:r>
      </w:ins>
    </w:p>
    <w:p w14:paraId="3D9BF65C">
      <w:pPr>
        <w:pStyle w:val="9"/>
        <w:keepNext w:val="0"/>
        <w:keepLines w:val="0"/>
        <w:widowControl/>
        <w:suppressLineNumbers w:val="0"/>
        <w:rPr>
          <w:ins w:id="678" w:author="Mohamed Asbour Kaba Diakité" w:date="2026-05-01T10:25:32Z"/>
        </w:rPr>
      </w:pPr>
      <w:ins w:id="679" w:author="Mohamed Asbour Kaba Diakité" w:date="2026-05-01T10:25:32Z">
        <w:r>
          <w:rPr/>
          <w:t>Cette situation m’a permis de :</w:t>
        </w:r>
      </w:ins>
    </w:p>
    <w:p w14:paraId="744FE91F">
      <w:pPr>
        <w:keepNext w:val="0"/>
        <w:keepLines w:val="0"/>
        <w:widowControl/>
        <w:numPr>
          <w:ilvl w:val="0"/>
          <w:numId w:val="2"/>
        </w:numPr>
        <w:suppressLineNumbers w:val="0"/>
        <w:spacing w:before="0" w:beforeAutospacing="1" w:after="0" w:afterAutospacing="1"/>
        <w:ind w:left="1440" w:hanging="360"/>
        <w:rPr>
          <w:ins w:id="680" w:author="Mohamed Asbour Kaba Diakité" w:date="2026-05-01T10:25:32Z"/>
        </w:rPr>
      </w:pPr>
    </w:p>
    <w:p w14:paraId="61EA4A8D">
      <w:pPr>
        <w:pStyle w:val="9"/>
        <w:keepNext w:val="0"/>
        <w:keepLines w:val="0"/>
        <w:widowControl/>
        <w:suppressLineNumbers w:val="0"/>
        <w:ind w:left="720"/>
        <w:rPr>
          <w:ins w:id="681" w:author="Mohamed Asbour Kaba Diakité" w:date="2026-05-01T10:25:32Z"/>
        </w:rPr>
      </w:pPr>
      <w:ins w:id="682" w:author="Mohamed Asbour Kaba Diakité" w:date="2026-05-01T10:25:32Z">
        <w:r>
          <w:rPr/>
          <w:t>Identifier mes lacunes techniques</w:t>
        </w:r>
      </w:ins>
    </w:p>
    <w:p w14:paraId="3694BAF4">
      <w:pPr>
        <w:keepNext w:val="0"/>
        <w:keepLines w:val="0"/>
        <w:widowControl/>
        <w:numPr>
          <w:ilvl w:val="0"/>
          <w:numId w:val="2"/>
        </w:numPr>
        <w:suppressLineNumbers w:val="0"/>
        <w:spacing w:before="0" w:beforeAutospacing="1" w:after="0" w:afterAutospacing="1"/>
        <w:ind w:left="1440" w:hanging="360"/>
        <w:rPr>
          <w:ins w:id="683" w:author="Mohamed Asbour Kaba Diakité" w:date="2026-05-01T10:25:32Z"/>
        </w:rPr>
      </w:pPr>
    </w:p>
    <w:p w14:paraId="461D532B">
      <w:pPr>
        <w:keepNext w:val="0"/>
        <w:keepLines w:val="0"/>
        <w:widowControl/>
        <w:numPr>
          <w:ilvl w:val="0"/>
          <w:numId w:val="2"/>
        </w:numPr>
        <w:suppressLineNumbers w:val="0"/>
        <w:spacing w:before="0" w:beforeAutospacing="1" w:after="0" w:afterAutospacing="1"/>
        <w:ind w:left="1440" w:hanging="360"/>
        <w:rPr>
          <w:ins w:id="684" w:author="Mohamed Asbour Kaba Diakité" w:date="2026-05-01T10:25:32Z"/>
        </w:rPr>
      </w:pPr>
    </w:p>
    <w:p w14:paraId="3632DA58">
      <w:pPr>
        <w:pStyle w:val="9"/>
        <w:keepNext w:val="0"/>
        <w:keepLines w:val="0"/>
        <w:widowControl/>
        <w:suppressLineNumbers w:val="0"/>
        <w:ind w:left="720"/>
        <w:rPr>
          <w:ins w:id="685" w:author="Mohamed Asbour Kaba Diakité" w:date="2026-05-01T10:25:32Z"/>
        </w:rPr>
      </w:pPr>
      <w:ins w:id="686" w:author="Mohamed Asbour Kaba Diakité" w:date="2026-05-01T10:25:32Z">
        <w:r>
          <w:rPr/>
          <w:t>Renforcer ma préparation théorique</w:t>
        </w:r>
      </w:ins>
    </w:p>
    <w:p w14:paraId="56930B0C">
      <w:pPr>
        <w:keepNext w:val="0"/>
        <w:keepLines w:val="0"/>
        <w:widowControl/>
        <w:numPr>
          <w:ilvl w:val="0"/>
          <w:numId w:val="2"/>
        </w:numPr>
        <w:suppressLineNumbers w:val="0"/>
        <w:spacing w:before="0" w:beforeAutospacing="1" w:after="0" w:afterAutospacing="1"/>
        <w:ind w:left="1440" w:hanging="360"/>
        <w:rPr>
          <w:ins w:id="687" w:author="Mohamed Asbour Kaba Diakité" w:date="2026-05-01T10:25:32Z"/>
        </w:rPr>
      </w:pPr>
    </w:p>
    <w:p w14:paraId="6B254814">
      <w:pPr>
        <w:keepNext w:val="0"/>
        <w:keepLines w:val="0"/>
        <w:widowControl/>
        <w:numPr>
          <w:ilvl w:val="0"/>
          <w:numId w:val="2"/>
        </w:numPr>
        <w:suppressLineNumbers w:val="0"/>
        <w:spacing w:before="0" w:beforeAutospacing="1" w:after="0" w:afterAutospacing="1"/>
        <w:ind w:left="1440" w:hanging="360"/>
        <w:rPr>
          <w:ins w:id="688" w:author="Mohamed Asbour Kaba Diakité" w:date="2026-05-01T10:25:32Z"/>
        </w:rPr>
      </w:pPr>
    </w:p>
    <w:p w14:paraId="5C8906CC">
      <w:pPr>
        <w:pStyle w:val="9"/>
        <w:keepNext w:val="0"/>
        <w:keepLines w:val="0"/>
        <w:widowControl/>
        <w:suppressLineNumbers w:val="0"/>
        <w:ind w:left="720"/>
        <w:rPr>
          <w:ins w:id="689" w:author="Mohamed Asbour Kaba Diakité" w:date="2026-05-01T10:25:32Z"/>
        </w:rPr>
      </w:pPr>
      <w:ins w:id="690" w:author="Mohamed Asbour Kaba Diakité" w:date="2026-05-01T10:25:32Z">
        <w:r>
          <w:rPr/>
          <w:t>Adopter une posture plus proactive</w:t>
        </w:r>
      </w:ins>
    </w:p>
    <w:p w14:paraId="6491A918">
      <w:pPr>
        <w:keepNext w:val="0"/>
        <w:keepLines w:val="0"/>
        <w:widowControl/>
        <w:numPr>
          <w:ilvl w:val="0"/>
          <w:numId w:val="2"/>
        </w:numPr>
        <w:suppressLineNumbers w:val="0"/>
        <w:spacing w:before="0" w:beforeAutospacing="1" w:after="0" w:afterAutospacing="1"/>
        <w:ind w:left="1440" w:hanging="360"/>
        <w:rPr>
          <w:ins w:id="691" w:author="Mohamed Asbour Kaba Diakité" w:date="2026-05-01T10:25:32Z"/>
        </w:rPr>
      </w:pPr>
    </w:p>
    <w:p w14:paraId="524C3A6D">
      <w:pPr>
        <w:pStyle w:val="9"/>
        <w:keepNext w:val="0"/>
        <w:keepLines w:val="0"/>
        <w:widowControl/>
        <w:suppressLineNumbers w:val="0"/>
        <w:rPr>
          <w:ins w:id="692" w:author="Mohamed Asbour Kaba Diakité" w:date="2026-05-01T10:25:32Z"/>
        </w:rPr>
      </w:pPr>
      <w:ins w:id="693" w:author="Mohamed Asbour Kaba Diakité" w:date="2026-05-01T10:25:32Z">
        <w:r>
          <w:rPr/>
          <w:t>Un environnement professionnel exige non seulement des connaissances, mais également une capacité d’adaptation rapide et d’auto-correction.</w:t>
        </w:r>
      </w:ins>
    </w:p>
    <w:p w14:paraId="08B537D4">
      <w:pPr>
        <w:pStyle w:val="8"/>
        <w:rPr>
          <w:ins w:id="694" w:author="Mohamed Asbour Kaba Diakité" w:date="2026-05-01T10:25:32Z"/>
        </w:rPr>
      </w:pPr>
    </w:p>
    <w:p w14:paraId="69F7ECFB">
      <w:pPr>
        <w:pStyle w:val="9"/>
        <w:keepNext w:val="0"/>
        <w:keepLines w:val="0"/>
        <w:widowControl/>
        <w:suppressLineNumbers w:val="0"/>
        <w:rPr>
          <w:ins w:id="696" w:author="Mohamed Asbour Kaba Diakité" w:date="2026-02-14T13:12:35Z"/>
        </w:rPr>
        <w:pPrChange w:id="695" w:author="Mohamed Asbour Kaba Diakité" w:date="2026-02-14T13:14:39Z">
          <w:pPr>
            <w:keepNext w:val="0"/>
            <w:keepLines w:val="0"/>
            <w:widowControl/>
            <w:suppressLineNumbers w:val="0"/>
          </w:pPr>
        </w:pPrChange>
      </w:pPr>
    </w:p>
    <w:p w14:paraId="2A204B7F">
      <w:pPr>
        <w:pStyle w:val="3"/>
        <w:keepNext w:val="0"/>
        <w:keepLines w:val="0"/>
        <w:widowControl/>
        <w:suppressLineNumbers w:val="0"/>
        <w:rPr>
          <w:ins w:id="697" w:author="Mohamed Asbour Kaba Diakité" w:date="2026-02-14T13:12:35Z"/>
        </w:rPr>
      </w:pPr>
      <w:ins w:id="698" w:author="Mohamed Asbour Kaba Diakité" w:date="2026-02-14T13:12:35Z">
        <w:r>
          <w:rPr/>
          <w:t>7. D</w:t>
        </w:r>
        <w:commentRangeStart w:id="6"/>
        <w:r>
          <w:rPr/>
          <w:t>ifficultés rencontrées</w:t>
        </w:r>
      </w:ins>
    </w:p>
    <w:p w14:paraId="29D52FAC">
      <w:pPr>
        <w:pStyle w:val="9"/>
        <w:keepNext w:val="0"/>
        <w:keepLines w:val="0"/>
        <w:widowControl/>
        <w:suppressLineNumbers w:val="0"/>
        <w:tabs>
          <w:tab w:val="left" w:pos="720"/>
        </w:tabs>
        <w:spacing w:before="0" w:beforeAutospacing="1" w:after="0" w:afterAutospacing="1"/>
        <w:ind w:left="1440"/>
        <w:rPr>
          <w:ins w:id="700" w:author="Mohamed Asbour Kaba Diakité" w:date="2026-02-14T13:12:35Z"/>
        </w:rPr>
        <w:pPrChange w:id="699" w:author="Mohamed Asbour Kaba Diakité" w:date="2026-02-14T13:14:31Z">
          <w:pPr>
            <w:keepNext w:val="0"/>
            <w:keepLines w:val="0"/>
            <w:widowControl/>
            <w:numPr>
              <w:ilvl w:val="0"/>
              <w:numId w:val="27"/>
            </w:numPr>
            <w:suppressLineNumbers w:val="0"/>
            <w:spacing w:before="0" w:beforeAutospacing="1" w:after="0" w:afterAutospacing="1"/>
            <w:ind w:left="1440" w:hanging="360"/>
          </w:pPr>
        </w:pPrChange>
      </w:pPr>
      <w:ins w:id="701" w:author="Mohamed Asbour Kaba Diakité" w:date="2026-02-14T13:12:35Z">
        <w:r>
          <w:rPr/>
          <w:t>Un problème technique a été rencontré lors de l’installation réseau au département Hydrocarbures :</w:t>
        </w:r>
      </w:ins>
    </w:p>
    <w:p w14:paraId="73EF4BF0">
      <w:pPr>
        <w:pStyle w:val="9"/>
        <w:keepNext w:val="0"/>
        <w:keepLines w:val="0"/>
        <w:widowControl/>
        <w:suppressLineNumbers w:val="0"/>
        <w:tabs>
          <w:tab w:val="left" w:pos="720"/>
        </w:tabs>
        <w:spacing w:before="0" w:beforeAutospacing="1" w:after="0" w:afterAutospacing="1"/>
        <w:ind w:left="720"/>
        <w:rPr>
          <w:ins w:id="703" w:author="Mohamed Asbour Kaba Diakité" w:date="2026-02-14T13:12:35Z"/>
        </w:rPr>
        <w:pPrChange w:id="702" w:author="Mohamed Asbour Kaba Diakité" w:date="2026-02-14T13:14:28Z">
          <w:pPr>
            <w:keepNext w:val="0"/>
            <w:keepLines w:val="0"/>
            <w:widowControl/>
            <w:numPr>
              <w:ilvl w:val="0"/>
              <w:numId w:val="27"/>
            </w:numPr>
            <w:suppressLineNumbers w:val="0"/>
            <w:spacing w:before="0" w:beforeAutospacing="1" w:after="0" w:afterAutospacing="1"/>
            <w:ind w:left="1440" w:hanging="360"/>
          </w:pPr>
        </w:pPrChange>
      </w:pPr>
      <w:ins w:id="704" w:author="Mohamed Asbour Kaba Diakité" w:date="2026-02-14T13:12:35Z">
        <w:r>
          <w:rPr/>
          <w:t>L’ouverture murale destinée aux câbles était insuffisante</w:t>
        </w:r>
      </w:ins>
    </w:p>
    <w:p w14:paraId="43198C03">
      <w:pPr>
        <w:pStyle w:val="9"/>
        <w:keepNext w:val="0"/>
        <w:keepLines w:val="0"/>
        <w:widowControl/>
        <w:suppressLineNumbers w:val="0"/>
        <w:tabs>
          <w:tab w:val="left" w:pos="720"/>
        </w:tabs>
        <w:spacing w:before="0" w:beforeAutospacing="1" w:after="0" w:afterAutospacing="1"/>
        <w:ind w:left="720"/>
        <w:rPr>
          <w:ins w:id="706" w:author="Mohamed Asbour Kaba Diakité" w:date="2026-02-14T13:12:35Z"/>
        </w:rPr>
        <w:pPrChange w:id="705" w:author="Mohamed Asbour Kaba Diakité" w:date="2026-02-14T13:14:25Z">
          <w:pPr>
            <w:keepNext w:val="0"/>
            <w:keepLines w:val="0"/>
            <w:widowControl/>
            <w:numPr>
              <w:ilvl w:val="0"/>
              <w:numId w:val="27"/>
            </w:numPr>
            <w:suppressLineNumbers w:val="0"/>
            <w:spacing w:before="0" w:beforeAutospacing="1" w:after="0" w:afterAutospacing="1"/>
            <w:ind w:left="1440" w:hanging="360"/>
          </w:pPr>
        </w:pPrChange>
      </w:pPr>
      <w:ins w:id="707" w:author="Mohamed Asbour Kaba Diakité" w:date="2026-02-14T13:12:35Z">
        <w:r>
          <w:rPr/>
          <w:t>Deux câbles étaient déjà en place</w:t>
        </w:r>
      </w:ins>
    </w:p>
    <w:p w14:paraId="5EF2196C">
      <w:pPr>
        <w:pStyle w:val="9"/>
        <w:keepNext w:val="0"/>
        <w:keepLines w:val="0"/>
        <w:widowControl/>
        <w:suppressLineNumbers w:val="0"/>
        <w:tabs>
          <w:tab w:val="left" w:pos="720"/>
        </w:tabs>
        <w:spacing w:before="0" w:beforeAutospacing="1" w:after="0" w:afterAutospacing="1"/>
        <w:ind w:left="720"/>
        <w:rPr>
          <w:ins w:id="709" w:author="Mohamed Asbour Kaba Diakité" w:date="2026-02-14T13:12:35Z"/>
        </w:rPr>
        <w:pPrChange w:id="708" w:author="Mohamed Asbour Kaba Diakité" w:date="2026-02-14T13:14:21Z">
          <w:pPr>
            <w:keepNext w:val="0"/>
            <w:keepLines w:val="0"/>
            <w:widowControl/>
            <w:numPr>
              <w:ilvl w:val="0"/>
              <w:numId w:val="27"/>
            </w:numPr>
            <w:suppressLineNumbers w:val="0"/>
            <w:spacing w:before="0" w:beforeAutospacing="1" w:after="0" w:afterAutospacing="1"/>
            <w:ind w:left="1440" w:hanging="360"/>
          </w:pPr>
        </w:pPrChange>
      </w:pPr>
      <w:ins w:id="710" w:author="Mohamed Asbour Kaba Diakité" w:date="2026-02-14T13:12:35Z">
        <w:r>
          <w:rPr/>
          <w:t>L’espace ne permettait pas l’ajout de nouveaux câbles</w:t>
        </w:r>
      </w:ins>
    </w:p>
    <w:p w14:paraId="48C78286">
      <w:pPr>
        <w:pStyle w:val="9"/>
        <w:keepNext w:val="0"/>
        <w:keepLines w:val="0"/>
        <w:widowControl/>
        <w:suppressLineNumbers w:val="0"/>
        <w:rPr>
          <w:ins w:id="712" w:author="Mohamed Asbour Kaba Diakité" w:date="2026-05-01T10:26:28Z"/>
        </w:rPr>
        <w:pPrChange w:id="711" w:author="Mohamed Asbour Kaba Diakité" w:date="2026-02-14T13:14:15Z">
          <w:pPr>
            <w:keepNext w:val="0"/>
            <w:keepLines w:val="0"/>
            <w:widowControl/>
            <w:suppressLineNumbers w:val="0"/>
          </w:pPr>
        </w:pPrChange>
      </w:pPr>
      <w:ins w:id="713" w:author="Mohamed Asbour Kaba Diakité" w:date="2026-02-14T13:12:35Z">
        <w:r>
          <w:rPr/>
          <w:t>Cette situation met en évidence l’importance de la planification d’infrastructure physique dans les installations réseau.</w:t>
        </w:r>
        <w:commentRangeEnd w:id="6"/>
      </w:ins>
      <w:r>
        <w:commentReference w:id="6"/>
      </w:r>
    </w:p>
    <w:p w14:paraId="2E3ECC27">
      <w:pPr>
        <w:pStyle w:val="3"/>
        <w:keepNext w:val="0"/>
        <w:keepLines w:val="0"/>
        <w:widowControl/>
        <w:suppressLineNumbers w:val="0"/>
        <w:rPr>
          <w:ins w:id="714" w:author="Mohamed Asbour Kaba Diakité" w:date="2026-05-01T10:26:34Z"/>
        </w:rPr>
      </w:pPr>
      <w:ins w:id="715" w:author="Mohamed Asbour Kaba Diakité" w:date="2026-05-01T10:26:34Z">
        <w:r>
          <w:rPr/>
          <w:t>Infrastructure physique et planification réseau</w:t>
        </w:r>
      </w:ins>
    </w:p>
    <w:p w14:paraId="21668A08">
      <w:pPr>
        <w:pStyle w:val="9"/>
        <w:keepNext w:val="0"/>
        <w:keepLines w:val="0"/>
        <w:widowControl/>
        <w:suppressLineNumbers w:val="0"/>
        <w:rPr>
          <w:ins w:id="716" w:author="Mohamed Asbour Kaba Diakité" w:date="2026-05-01T10:26:34Z"/>
        </w:rPr>
      </w:pPr>
      <w:ins w:id="717" w:author="Mohamed Asbour Kaba Diakité" w:date="2026-05-01T10:26:34Z">
        <w:r>
          <w:rPr/>
          <w:t>Le problème rencontré dans le département Hydrocarbures (espace insuffisant pour le passage de nouveaux câbles) met en évidence une contrainte souvent sous-estimée : l’infrastructure physique.</w:t>
        </w:r>
      </w:ins>
    </w:p>
    <w:p w14:paraId="19EEBC21">
      <w:pPr>
        <w:pStyle w:val="9"/>
        <w:keepNext w:val="0"/>
        <w:keepLines w:val="0"/>
        <w:widowControl/>
        <w:suppressLineNumbers w:val="0"/>
        <w:rPr>
          <w:ins w:id="718" w:author="Mohamed Asbour Kaba Diakité" w:date="2026-05-01T10:26:34Z"/>
        </w:rPr>
      </w:pPr>
      <w:ins w:id="719" w:author="Mohamed Asbour Kaba Diakité" w:date="2026-05-01T10:26:34Z">
        <w:r>
          <w:rPr/>
          <w:t>La performance d’un système réseau dépend autant de :</w:t>
        </w:r>
      </w:ins>
    </w:p>
    <w:p w14:paraId="44BF874F">
      <w:pPr>
        <w:pStyle w:val="9"/>
        <w:keepNext w:val="0"/>
        <w:keepLines w:val="0"/>
        <w:widowControl/>
        <w:suppressLineNumbers w:val="0"/>
        <w:ind w:left="720"/>
        <w:rPr>
          <w:ins w:id="720" w:author="Mohamed Asbour Kaba Diakité" w:date="2026-05-01T10:26:34Z"/>
        </w:rPr>
      </w:pPr>
      <w:ins w:id="721" w:author="Mohamed Asbour Kaba Diakité" w:date="2026-05-01T10:26:34Z">
        <w:r>
          <w:rPr/>
          <w:t>L’architecture logique</w:t>
        </w:r>
      </w:ins>
    </w:p>
    <w:p w14:paraId="06B2E4D9">
      <w:pPr>
        <w:pStyle w:val="9"/>
        <w:keepNext w:val="0"/>
        <w:keepLines w:val="0"/>
        <w:widowControl/>
        <w:suppressLineNumbers w:val="0"/>
        <w:ind w:left="720"/>
        <w:rPr>
          <w:ins w:id="722" w:author="Mohamed Asbour Kaba Diakité" w:date="2026-05-01T10:26:34Z"/>
        </w:rPr>
      </w:pPr>
      <w:ins w:id="723" w:author="Mohamed Asbour Kaba Diakité" w:date="2026-05-01T10:26:34Z">
        <w:r>
          <w:rPr/>
          <w:t>Que de l’architecture physique</w:t>
        </w:r>
      </w:ins>
    </w:p>
    <w:p w14:paraId="22DB6BC4">
      <w:pPr>
        <w:pStyle w:val="9"/>
        <w:keepNext w:val="0"/>
        <w:keepLines w:val="0"/>
        <w:widowControl/>
        <w:suppressLineNumbers w:val="0"/>
        <w:ind w:left="720"/>
        <w:rPr>
          <w:ins w:id="724" w:author="Mohamed Asbour Kaba Diakité" w:date="2026-05-01T10:26:34Z"/>
        </w:rPr>
      </w:pPr>
    </w:p>
    <w:p w14:paraId="48EA1F4A">
      <w:pPr>
        <w:pStyle w:val="9"/>
        <w:keepNext w:val="0"/>
        <w:keepLines w:val="0"/>
        <w:widowControl/>
        <w:suppressLineNumbers w:val="0"/>
        <w:rPr>
          <w:ins w:id="725" w:author="Mohamed Asbour Kaba Diakité" w:date="2026-05-01T10:26:34Z"/>
        </w:rPr>
      </w:pPr>
      <w:ins w:id="726" w:author="Mohamed Asbour Kaba Diakité" w:date="2026-05-01T10:26:34Z">
        <w:r>
          <w:rPr/>
          <w:t>Une planification insuffisante peut limiter l’évolutivité du système.</w:t>
        </w:r>
      </w:ins>
    </w:p>
    <w:p w14:paraId="7E53E503">
      <w:pPr>
        <w:pStyle w:val="9"/>
        <w:keepNext w:val="0"/>
        <w:keepLines w:val="0"/>
        <w:widowControl/>
        <w:suppressLineNumbers w:val="0"/>
        <w:rPr>
          <w:ins w:id="727" w:author="Mohamed Asbour Kaba Diakité" w:date="2026-05-01T10:26:34Z"/>
        </w:rPr>
      </w:pPr>
      <w:ins w:id="728" w:author="Mohamed Asbour Kaba Diakité" w:date="2026-05-01T10:26:34Z">
        <w:r>
          <w:rPr/>
          <w:t>Cela souligne l’importance d’une vision intégrée entre génie civil, IT et maintenance.</w:t>
        </w:r>
      </w:ins>
    </w:p>
    <w:p w14:paraId="42F08E7F">
      <w:pPr>
        <w:pStyle w:val="9"/>
        <w:keepNext w:val="0"/>
        <w:keepLines w:val="0"/>
        <w:widowControl/>
        <w:suppressLineNumbers w:val="0"/>
        <w:rPr>
          <w:ins w:id="730" w:author="Mohamed Asbour Kaba Diakité" w:date="2026-02-14T13:12:35Z"/>
        </w:rPr>
        <w:pPrChange w:id="729" w:author="Mohamed Asbour Kaba Diakité" w:date="2026-02-14T13:14:15Z">
          <w:pPr>
            <w:keepNext w:val="0"/>
            <w:keepLines w:val="0"/>
            <w:widowControl/>
            <w:suppressLineNumbers w:val="0"/>
          </w:pPr>
        </w:pPrChange>
      </w:pPr>
    </w:p>
    <w:p w14:paraId="675E87B3">
      <w:pPr>
        <w:pStyle w:val="3"/>
        <w:keepNext w:val="0"/>
        <w:keepLines w:val="0"/>
        <w:widowControl/>
        <w:suppressLineNumbers w:val="0"/>
        <w:rPr>
          <w:ins w:id="731" w:author="Mohamed Asbour Kaba Diakité" w:date="2026-02-14T13:12:35Z"/>
        </w:rPr>
      </w:pPr>
      <w:ins w:id="732" w:author="Mohamed Asbour Kaba Diakité" w:date="2026-02-14T13:12:35Z">
        <w:r>
          <w:rPr/>
          <w:t>10. Développement professionnel et personnel</w:t>
        </w:r>
      </w:ins>
    </w:p>
    <w:p w14:paraId="221668C0">
      <w:pPr>
        <w:pStyle w:val="9"/>
        <w:keepNext w:val="0"/>
        <w:keepLines w:val="0"/>
        <w:widowControl/>
        <w:suppressLineNumbers w:val="0"/>
        <w:tabs>
          <w:tab w:val="left" w:pos="720"/>
        </w:tabs>
        <w:spacing w:before="0" w:beforeAutospacing="1" w:after="0" w:afterAutospacing="1"/>
        <w:ind w:left="1440"/>
        <w:rPr>
          <w:ins w:id="734" w:author="Mohamed Asbour Kaba Diakité" w:date="2026-02-14T13:12:35Z"/>
        </w:rPr>
        <w:pPrChange w:id="733" w:author="Mohamed Asbour Kaba Diakité" w:date="2026-02-14T13:13:58Z">
          <w:pPr>
            <w:keepNext w:val="0"/>
            <w:keepLines w:val="0"/>
            <w:widowControl/>
            <w:numPr>
              <w:ilvl w:val="0"/>
              <w:numId w:val="28"/>
            </w:numPr>
            <w:suppressLineNumbers w:val="0"/>
            <w:spacing w:before="0" w:beforeAutospacing="1" w:after="0" w:afterAutospacing="1"/>
            <w:ind w:left="1440" w:hanging="360"/>
          </w:pPr>
        </w:pPrChange>
      </w:pPr>
      <w:ins w:id="735" w:author="Mohamed Asbour Kaba Diakité" w:date="2026-02-14T13:12:35Z">
        <w:r>
          <w:rPr/>
          <w:t>Cette première semaine m’a permis de :</w:t>
        </w:r>
      </w:ins>
    </w:p>
    <w:p w14:paraId="22408887">
      <w:pPr>
        <w:pStyle w:val="9"/>
        <w:keepNext w:val="0"/>
        <w:keepLines w:val="0"/>
        <w:widowControl/>
        <w:suppressLineNumbers w:val="0"/>
        <w:tabs>
          <w:tab w:val="left" w:pos="720"/>
        </w:tabs>
        <w:spacing w:before="0" w:beforeAutospacing="1" w:after="0" w:afterAutospacing="1"/>
        <w:ind w:left="720"/>
        <w:rPr>
          <w:ins w:id="737" w:author="Mohamed Asbour Kaba Diakité" w:date="2026-02-14T13:12:35Z"/>
        </w:rPr>
        <w:pPrChange w:id="736" w:author="Mohamed Asbour Kaba Diakité" w:date="2026-02-14T13:13:55Z">
          <w:pPr>
            <w:keepNext w:val="0"/>
            <w:keepLines w:val="0"/>
            <w:widowControl/>
            <w:numPr>
              <w:ilvl w:val="0"/>
              <w:numId w:val="28"/>
            </w:numPr>
            <w:suppressLineNumbers w:val="0"/>
            <w:spacing w:before="0" w:beforeAutospacing="1" w:after="0" w:afterAutospacing="1"/>
            <w:ind w:left="1440" w:hanging="360"/>
          </w:pPr>
        </w:pPrChange>
      </w:pPr>
      <w:ins w:id="738" w:author="Mohamed Asbour Kaba Diakité" w:date="2026-02-14T13:12:35Z">
        <w:r>
          <w:rPr/>
          <w:t>Comprendre l’importance de la culture sécurité</w:t>
        </w:r>
      </w:ins>
    </w:p>
    <w:p w14:paraId="37E86EC7">
      <w:pPr>
        <w:pStyle w:val="9"/>
        <w:keepNext w:val="0"/>
        <w:keepLines w:val="0"/>
        <w:widowControl/>
        <w:suppressLineNumbers w:val="0"/>
        <w:tabs>
          <w:tab w:val="left" w:pos="720"/>
        </w:tabs>
        <w:spacing w:before="0" w:beforeAutospacing="1" w:after="0" w:afterAutospacing="1"/>
        <w:ind w:left="720"/>
        <w:rPr>
          <w:ins w:id="740" w:author="Mohamed Asbour Kaba Diakité" w:date="2026-02-14T13:12:35Z"/>
        </w:rPr>
        <w:pPrChange w:id="739" w:author="Mohamed Asbour Kaba Diakité" w:date="2026-02-14T13:13:51Z">
          <w:pPr>
            <w:keepNext w:val="0"/>
            <w:keepLines w:val="0"/>
            <w:widowControl/>
            <w:numPr>
              <w:ilvl w:val="0"/>
              <w:numId w:val="28"/>
            </w:numPr>
            <w:suppressLineNumbers w:val="0"/>
            <w:spacing w:before="0" w:beforeAutospacing="1" w:after="0" w:afterAutospacing="1"/>
            <w:ind w:left="1440" w:hanging="360"/>
          </w:pPr>
        </w:pPrChange>
      </w:pPr>
      <w:ins w:id="741" w:author="Mohamed Asbour Kaba Diakité" w:date="2026-02-14T13:12:35Z">
        <w:r>
          <w:rPr/>
          <w:t>Observer les flux de gestion des données en environnement ERP</w:t>
        </w:r>
      </w:ins>
    </w:p>
    <w:p w14:paraId="6386A47B">
      <w:pPr>
        <w:pStyle w:val="9"/>
        <w:keepNext w:val="0"/>
        <w:keepLines w:val="0"/>
        <w:widowControl/>
        <w:suppressLineNumbers w:val="0"/>
        <w:tabs>
          <w:tab w:val="left" w:pos="720"/>
        </w:tabs>
        <w:spacing w:before="0" w:beforeAutospacing="1" w:after="0" w:afterAutospacing="1"/>
        <w:ind w:left="720"/>
        <w:rPr>
          <w:ins w:id="743" w:author="Mohamed Asbour Kaba Diakité" w:date="2026-02-14T13:12:35Z"/>
        </w:rPr>
        <w:pPrChange w:id="742" w:author="Mohamed Asbour Kaba Diakité" w:date="2026-02-14T13:13:48Z">
          <w:pPr>
            <w:keepNext w:val="0"/>
            <w:keepLines w:val="0"/>
            <w:widowControl/>
            <w:numPr>
              <w:ilvl w:val="0"/>
              <w:numId w:val="28"/>
            </w:numPr>
            <w:suppressLineNumbers w:val="0"/>
            <w:spacing w:before="0" w:beforeAutospacing="1" w:after="0" w:afterAutospacing="1"/>
            <w:ind w:left="1440" w:hanging="360"/>
          </w:pPr>
        </w:pPrChange>
      </w:pPr>
      <w:ins w:id="744" w:author="Mohamed Asbour Kaba Diakité" w:date="2026-02-14T13:12:35Z">
        <w:r>
          <w:rPr/>
          <w:t>Identifier les opportunités d’optimisation des processus</w:t>
        </w:r>
      </w:ins>
    </w:p>
    <w:p w14:paraId="76D4EE4C">
      <w:pPr>
        <w:pStyle w:val="9"/>
        <w:keepNext w:val="0"/>
        <w:keepLines w:val="0"/>
        <w:widowControl/>
        <w:suppressLineNumbers w:val="0"/>
        <w:tabs>
          <w:tab w:val="left" w:pos="720"/>
        </w:tabs>
        <w:spacing w:before="0" w:beforeAutospacing="1" w:after="0" w:afterAutospacing="1"/>
        <w:ind w:left="720"/>
        <w:rPr>
          <w:ins w:id="746" w:author="Mohamed Asbour Kaba Diakité" w:date="2026-02-14T13:12:35Z"/>
        </w:rPr>
        <w:pPrChange w:id="745" w:author="Mohamed Asbour Kaba Diakité" w:date="2026-02-14T13:13:45Z">
          <w:pPr>
            <w:keepNext w:val="0"/>
            <w:keepLines w:val="0"/>
            <w:widowControl/>
            <w:numPr>
              <w:ilvl w:val="0"/>
              <w:numId w:val="28"/>
            </w:numPr>
            <w:suppressLineNumbers w:val="0"/>
            <w:spacing w:before="0" w:beforeAutospacing="1" w:after="0" w:afterAutospacing="1"/>
            <w:ind w:left="1440" w:hanging="360"/>
          </w:pPr>
        </w:pPrChange>
      </w:pPr>
      <w:ins w:id="747" w:author="Mohamed Asbour Kaba Diakité" w:date="2026-02-14T13:12:35Z">
        <w:r>
          <w:rPr/>
          <w:t>Développer une posture professionnelle plus rigoureuse</w:t>
        </w:r>
      </w:ins>
    </w:p>
    <w:p w14:paraId="391AB7A5">
      <w:pPr>
        <w:pStyle w:val="9"/>
        <w:widowControl/>
        <w:ind w:left="0"/>
        <w:rPr>
          <w:ins w:id="749" w:author="Mohamed Asbour Kaba Diakité" w:date="2026-02-20T14:07:39Z"/>
        </w:rPr>
        <w:pPrChange w:id="748" w:author="Mohamed Asbour Kaba Diakité" w:date="2026-02-14T13:13:36Z">
          <w:pPr/>
        </w:pPrChange>
      </w:pPr>
      <w:ins w:id="750" w:author="Mohamed Asbour Kaba Diakité" w:date="2026-02-14T13:12:35Z">
        <w:r>
          <w:rPr/>
          <w:t>Elle a également renforcé ma capacité d’analyse critique, notamment concernant l’intégration SAP–Power BI.</w:t>
        </w:r>
      </w:ins>
    </w:p>
    <w:p w14:paraId="7C82FA6B">
      <w:pPr>
        <w:pStyle w:val="9"/>
        <w:widowControl/>
        <w:ind w:left="0"/>
        <w:rPr>
          <w:ins w:id="752" w:author="Mohamed Asbour Kaba Diakité" w:date="2026-02-20T14:29:55Z"/>
          <w:rFonts w:hint="default"/>
          <w:lang w:val="fr-FR"/>
        </w:rPr>
        <w:pPrChange w:id="751" w:author="Mohamed Asbour Kaba Diakité" w:date="2026-02-14T13:13:36Z">
          <w:pPr/>
        </w:pPrChange>
      </w:pPr>
    </w:p>
    <w:p w14:paraId="03490270">
      <w:pPr>
        <w:pStyle w:val="2"/>
        <w:keepNext w:val="0"/>
        <w:keepLines w:val="0"/>
        <w:widowControl/>
        <w:suppressLineNumbers w:val="0"/>
        <w:rPr>
          <w:ins w:id="753" w:author="Mohamed Asbour Kaba Diakité" w:date="2026-02-20T14:29:58Z"/>
        </w:rPr>
      </w:pPr>
      <w:ins w:id="754" w:author="Mohamed Asbour Kaba Diakité" w:date="2026-02-20T14:29:58Z">
        <w:r>
          <w:rPr/>
          <w:t>Deuxième semaine – Approfondissement SAP et Projet Digital de Fiches de Paie</w:t>
        </w:r>
      </w:ins>
    </w:p>
    <w:p w14:paraId="6B814D39">
      <w:pPr>
        <w:pStyle w:val="3"/>
        <w:keepNext w:val="0"/>
        <w:keepLines w:val="0"/>
        <w:widowControl/>
        <w:suppressLineNumbers w:val="0"/>
        <w:rPr>
          <w:ins w:id="755" w:author="Mohamed Asbour Kaba Diakité" w:date="2026-02-20T14:29:58Z"/>
        </w:rPr>
      </w:pPr>
      <w:ins w:id="756" w:author="Mohamed Asbour Kaba Diakité" w:date="2026-02-20T14:29:58Z">
        <w:r>
          <w:rPr/>
          <w:t>5.7.1 Approfondissement des transactions SAP (16/02/2026)</w:t>
        </w:r>
      </w:ins>
    </w:p>
    <w:p w14:paraId="38F529A3">
      <w:pPr>
        <w:pStyle w:val="9"/>
        <w:keepNext w:val="0"/>
        <w:keepLines w:val="0"/>
        <w:widowControl/>
        <w:suppressLineNumbers w:val="0"/>
        <w:rPr>
          <w:ins w:id="757" w:author="Mohamed Asbour Kaba Diakité" w:date="2026-02-20T14:29:58Z"/>
        </w:rPr>
      </w:pPr>
      <w:ins w:id="758" w:author="Mohamed Asbour Kaba Diakité" w:date="2026-02-20T14:29:58Z">
        <w:r>
          <w:rPr/>
          <w:t>Durant cette deuxième semaine, j’ai poursuivi mon immersion au sein du centre SAP avec un renforcement des connaissances transactionnelles.</w:t>
        </w:r>
      </w:ins>
    </w:p>
    <w:p w14:paraId="35258CD1">
      <w:pPr>
        <w:pStyle w:val="4"/>
        <w:keepNext w:val="0"/>
        <w:keepLines w:val="0"/>
        <w:widowControl/>
        <w:suppressLineNumbers w:val="0"/>
        <w:tabs>
          <w:tab w:val="left" w:pos="720"/>
        </w:tabs>
        <w:spacing w:before="0" w:beforeAutospacing="1" w:after="0" w:afterAutospacing="1"/>
        <w:ind w:left="1440"/>
        <w:rPr>
          <w:ins w:id="760" w:author="Mohamed Asbour Kaba Diakité" w:date="2026-02-20T14:29:58Z"/>
        </w:rPr>
        <w:pPrChange w:id="759" w:author="Mohamed Asbour Kaba Diakité" w:date="2026-02-20T14:45:18Z">
          <w:pPr>
            <w:keepNext w:val="0"/>
            <w:keepLines w:val="0"/>
            <w:widowControl/>
            <w:numPr>
              <w:ilvl w:val="0"/>
              <w:numId w:val="29"/>
            </w:numPr>
            <w:suppressLineNumbers w:val="0"/>
            <w:spacing w:before="0" w:beforeAutospacing="1" w:after="0" w:afterAutospacing="1"/>
            <w:ind w:left="1440" w:hanging="360"/>
          </w:pPr>
        </w:pPrChange>
      </w:pPr>
      <w:ins w:id="761" w:author="Mohamed Asbour Kaba Diakité" w:date="2026-02-20T14:29:58Z">
        <w:r>
          <w:rPr/>
          <w:t>Transactions étudiées :</w:t>
        </w:r>
      </w:ins>
    </w:p>
    <w:p w14:paraId="2B0FE5DD">
      <w:pPr>
        <w:pStyle w:val="9"/>
        <w:keepNext w:val="0"/>
        <w:keepLines w:val="0"/>
        <w:widowControl/>
        <w:suppressLineNumbers w:val="0"/>
        <w:tabs>
          <w:tab w:val="left" w:pos="720"/>
        </w:tabs>
        <w:spacing w:before="0" w:beforeAutospacing="1" w:after="0" w:afterAutospacing="1"/>
        <w:ind w:left="720"/>
        <w:rPr>
          <w:ins w:id="763" w:author="Mohamed Asbour Kaba Diakité" w:date="2026-02-20T14:29:58Z"/>
        </w:rPr>
        <w:pPrChange w:id="762" w:author="Mohamed Asbour Kaba Diakité" w:date="2026-02-20T14:45:15Z">
          <w:pPr>
            <w:keepNext w:val="0"/>
            <w:keepLines w:val="0"/>
            <w:widowControl/>
            <w:numPr>
              <w:ilvl w:val="0"/>
              <w:numId w:val="29"/>
            </w:numPr>
            <w:suppressLineNumbers w:val="0"/>
            <w:spacing w:before="0" w:beforeAutospacing="1" w:after="0" w:afterAutospacing="1"/>
            <w:ind w:left="1440" w:hanging="360"/>
          </w:pPr>
        </w:pPrChange>
      </w:pPr>
      <w:ins w:id="764" w:author="Mohamed Asbour Kaba Diakité" w:date="2026-02-20T14:29:58Z">
        <w:r>
          <w:rPr>
            <w:rStyle w:val="6"/>
          </w:rPr>
          <w:t>MB51</w:t>
        </w:r>
      </w:ins>
      <w:ins w:id="765" w:author="Mohamed Asbour Kaba Diakité" w:date="2026-02-20T14:29:58Z">
        <w:r>
          <w:rPr/>
          <w:t xml:space="preserve"> : consultation des mouvements de stock sortants</w:t>
        </w:r>
      </w:ins>
    </w:p>
    <w:p w14:paraId="78C6FAC6">
      <w:pPr>
        <w:pStyle w:val="9"/>
        <w:keepNext w:val="0"/>
        <w:keepLines w:val="0"/>
        <w:widowControl/>
        <w:suppressLineNumbers w:val="0"/>
        <w:tabs>
          <w:tab w:val="left" w:pos="720"/>
        </w:tabs>
        <w:spacing w:before="0" w:beforeAutospacing="1" w:after="0" w:afterAutospacing="1"/>
        <w:ind w:left="720"/>
        <w:rPr>
          <w:ins w:id="767" w:author="Mohamed Asbour Kaba Diakité" w:date="2026-02-20T14:29:58Z"/>
        </w:rPr>
        <w:pPrChange w:id="766" w:author="Mohamed Asbour Kaba Diakité" w:date="2026-02-20T14:45:11Z">
          <w:pPr>
            <w:keepNext w:val="0"/>
            <w:keepLines w:val="0"/>
            <w:widowControl/>
            <w:numPr>
              <w:ilvl w:val="0"/>
              <w:numId w:val="29"/>
            </w:numPr>
            <w:suppressLineNumbers w:val="0"/>
            <w:spacing w:before="0" w:beforeAutospacing="1" w:after="0" w:afterAutospacing="1"/>
            <w:ind w:left="1440" w:hanging="360"/>
          </w:pPr>
        </w:pPrChange>
      </w:pPr>
      <w:ins w:id="768" w:author="Mohamed Asbour Kaba Diakité" w:date="2026-02-20T14:29:58Z">
        <w:r>
          <w:rPr>
            <w:rStyle w:val="6"/>
          </w:rPr>
          <w:t>MB24</w:t>
        </w:r>
      </w:ins>
      <w:ins w:id="769" w:author="Mohamed Asbour Kaba Diakité" w:date="2026-02-20T14:29:58Z">
        <w:r>
          <w:rPr/>
          <w:t xml:space="preserve"> : réservation de matériel en magasin</w:t>
        </w:r>
      </w:ins>
    </w:p>
    <w:p w14:paraId="5BD5A912">
      <w:pPr>
        <w:pStyle w:val="9"/>
        <w:keepNext w:val="0"/>
        <w:keepLines w:val="0"/>
        <w:widowControl/>
        <w:suppressLineNumbers w:val="0"/>
        <w:tabs>
          <w:tab w:val="left" w:pos="720"/>
        </w:tabs>
        <w:spacing w:before="0" w:beforeAutospacing="1" w:after="0" w:afterAutospacing="1"/>
        <w:ind w:left="720"/>
        <w:rPr>
          <w:ins w:id="771" w:author="Mohamed Asbour Kaba Diakité" w:date="2026-02-20T14:29:58Z"/>
        </w:rPr>
        <w:pPrChange w:id="770" w:author="Mohamed Asbour Kaba Diakité" w:date="2026-02-20T14:45:08Z">
          <w:pPr>
            <w:keepNext w:val="0"/>
            <w:keepLines w:val="0"/>
            <w:widowControl/>
            <w:numPr>
              <w:ilvl w:val="0"/>
              <w:numId w:val="29"/>
            </w:numPr>
            <w:suppressLineNumbers w:val="0"/>
            <w:spacing w:before="0" w:beforeAutospacing="1" w:after="0" w:afterAutospacing="1"/>
            <w:ind w:left="1440" w:hanging="360"/>
          </w:pPr>
        </w:pPrChange>
      </w:pPr>
      <w:ins w:id="772" w:author="Mohamed Asbour Kaba Diakité" w:date="2026-02-20T14:29:58Z">
        <w:r>
          <w:rPr>
            <w:rStyle w:val="6"/>
          </w:rPr>
          <w:t>CSKS</w:t>
        </w:r>
      </w:ins>
      <w:ins w:id="773" w:author="Mohamed Asbour Kaba Diakité" w:date="2026-02-20T14:29:58Z">
        <w:r>
          <w:rPr/>
          <w:t xml:space="preserve"> : affichage des centres de coûts / départements</w:t>
        </w:r>
      </w:ins>
    </w:p>
    <w:p w14:paraId="2FE1B46D">
      <w:pPr>
        <w:pStyle w:val="9"/>
        <w:keepNext w:val="0"/>
        <w:keepLines w:val="0"/>
        <w:widowControl/>
        <w:suppressLineNumbers w:val="0"/>
        <w:tabs>
          <w:tab w:val="left" w:pos="720"/>
        </w:tabs>
        <w:spacing w:before="0" w:beforeAutospacing="1" w:after="0" w:afterAutospacing="1"/>
        <w:ind w:left="720"/>
        <w:rPr>
          <w:ins w:id="775" w:author="Mohamed Asbour Kaba Diakité" w:date="2026-02-20T14:29:58Z"/>
        </w:rPr>
        <w:pPrChange w:id="774" w:author="Mohamed Asbour Kaba Diakité" w:date="2026-02-20T14:45:05Z">
          <w:pPr>
            <w:keepNext w:val="0"/>
            <w:keepLines w:val="0"/>
            <w:widowControl/>
            <w:numPr>
              <w:ilvl w:val="0"/>
              <w:numId w:val="29"/>
            </w:numPr>
            <w:suppressLineNumbers w:val="0"/>
            <w:spacing w:before="0" w:beforeAutospacing="1" w:after="0" w:afterAutospacing="1"/>
            <w:ind w:left="1440" w:hanging="360"/>
          </w:pPr>
        </w:pPrChange>
      </w:pPr>
      <w:ins w:id="776" w:author="Mohamed Asbour Kaba Diakité" w:date="2026-02-20T14:29:58Z">
        <w:r>
          <w:rPr>
            <w:rStyle w:val="6"/>
          </w:rPr>
          <w:t>MSEG</w:t>
        </w:r>
      </w:ins>
      <w:ins w:id="777" w:author="Mohamed Asbour Kaba Diakité" w:date="2026-02-20T14:29:58Z">
        <w:r>
          <w:rPr/>
          <w:t xml:space="preserve"> : affichage des tables de documents matériels</w:t>
        </w:r>
      </w:ins>
    </w:p>
    <w:p w14:paraId="1A6250DD">
      <w:pPr>
        <w:pStyle w:val="9"/>
        <w:keepNext w:val="0"/>
        <w:keepLines w:val="0"/>
        <w:widowControl/>
        <w:suppressLineNumbers w:val="0"/>
        <w:tabs>
          <w:tab w:val="left" w:pos="720"/>
        </w:tabs>
        <w:spacing w:before="0" w:beforeAutospacing="1" w:after="0" w:afterAutospacing="1"/>
        <w:ind w:left="720"/>
        <w:rPr>
          <w:ins w:id="779" w:author="Mohamed Asbour Kaba Diakité" w:date="2026-02-20T14:29:58Z"/>
        </w:rPr>
        <w:pPrChange w:id="778" w:author="Mohamed Asbour Kaba Diakité" w:date="2026-02-20T14:45:01Z">
          <w:pPr>
            <w:keepNext w:val="0"/>
            <w:keepLines w:val="0"/>
            <w:widowControl/>
            <w:numPr>
              <w:ilvl w:val="0"/>
              <w:numId w:val="29"/>
            </w:numPr>
            <w:suppressLineNumbers w:val="0"/>
            <w:spacing w:before="0" w:beforeAutospacing="1" w:after="0" w:afterAutospacing="1"/>
            <w:ind w:left="1440" w:hanging="360"/>
          </w:pPr>
        </w:pPrChange>
      </w:pPr>
      <w:ins w:id="780" w:author="Mohamed Asbour Kaba Diakité" w:date="2026-02-20T14:29:58Z">
        <w:r>
          <w:rPr>
            <w:rStyle w:val="6"/>
          </w:rPr>
          <w:t>MS20</w:t>
        </w:r>
      </w:ins>
      <w:ins w:id="781" w:author="Mohamed Asbour Kaba Diakité" w:date="2026-02-20T14:29:58Z">
        <w:r>
          <w:rPr/>
          <w:t xml:space="preserve"> : vérification des fréquences de connexion</w:t>
        </w:r>
      </w:ins>
    </w:p>
    <w:p w14:paraId="26292BC7">
      <w:pPr>
        <w:pStyle w:val="9"/>
        <w:keepNext w:val="0"/>
        <w:keepLines w:val="0"/>
        <w:widowControl/>
        <w:suppressLineNumbers w:val="0"/>
        <w:tabs>
          <w:tab w:val="left" w:pos="720"/>
        </w:tabs>
        <w:spacing w:before="0" w:beforeAutospacing="1" w:after="0" w:afterAutospacing="1"/>
        <w:ind w:left="720"/>
        <w:rPr>
          <w:ins w:id="783" w:author="Mohamed Asbour Kaba Diakité" w:date="2026-02-20T14:29:58Z"/>
        </w:rPr>
        <w:pPrChange w:id="782" w:author="Mohamed Asbour Kaba Diakité" w:date="2026-02-20T14:44:57Z">
          <w:pPr>
            <w:keepNext w:val="0"/>
            <w:keepLines w:val="0"/>
            <w:widowControl/>
            <w:numPr>
              <w:ilvl w:val="0"/>
              <w:numId w:val="29"/>
            </w:numPr>
            <w:suppressLineNumbers w:val="0"/>
            <w:spacing w:before="0" w:beforeAutospacing="1" w:after="0" w:afterAutospacing="1"/>
            <w:ind w:left="1440" w:hanging="360"/>
          </w:pPr>
        </w:pPrChange>
      </w:pPr>
      <w:ins w:id="784" w:author="Mohamed Asbour Kaba Diakité" w:date="2026-02-20T14:29:58Z">
        <w:r>
          <w:rPr>
            <w:rStyle w:val="6"/>
          </w:rPr>
          <w:t>SU01</w:t>
        </w:r>
      </w:ins>
      <w:ins w:id="785" w:author="Mohamed Asbour Kaba Diakité" w:date="2026-02-20T14:29:58Z">
        <w:r>
          <w:rPr/>
          <w:t xml:space="preserve"> : création et modification des autorisations utilisateurs</w:t>
        </w:r>
      </w:ins>
    </w:p>
    <w:p w14:paraId="518AE861">
      <w:pPr>
        <w:pStyle w:val="9"/>
        <w:keepNext w:val="0"/>
        <w:keepLines w:val="0"/>
        <w:widowControl/>
        <w:suppressLineNumbers w:val="0"/>
        <w:tabs>
          <w:tab w:val="left" w:pos="720"/>
        </w:tabs>
        <w:spacing w:before="0" w:beforeAutospacing="1" w:after="0" w:afterAutospacing="1"/>
        <w:ind w:left="1440"/>
        <w:rPr>
          <w:ins w:id="787" w:author="Mohamed Asbour Kaba Diakité" w:date="2026-02-20T14:29:58Z"/>
        </w:rPr>
        <w:pPrChange w:id="786" w:author="Mohamed Asbour Kaba Diakité" w:date="2026-02-20T14:44:54Z">
          <w:pPr>
            <w:keepNext w:val="0"/>
            <w:keepLines w:val="0"/>
            <w:widowControl/>
            <w:numPr>
              <w:ilvl w:val="0"/>
              <w:numId w:val="30"/>
            </w:numPr>
            <w:suppressLineNumbers w:val="0"/>
            <w:spacing w:before="0" w:beforeAutospacing="1" w:after="0" w:afterAutospacing="1"/>
            <w:ind w:left="1440" w:hanging="360"/>
          </w:pPr>
        </w:pPrChange>
      </w:pPr>
      <w:ins w:id="788" w:author="Mohamed Asbour Kaba Diakité" w:date="2026-02-20T14:29:58Z">
        <w:r>
          <w:rPr/>
          <w:t>J’ai rencontré des difficultés dans la compréhension du processus de réservation (MB24). Monsieur Cellou m’a expliqué en détail le flux logique :</w:t>
        </w:r>
      </w:ins>
    </w:p>
    <w:p w14:paraId="4C7CB62C">
      <w:pPr>
        <w:pStyle w:val="9"/>
        <w:keepNext w:val="0"/>
        <w:keepLines w:val="0"/>
        <w:widowControl/>
        <w:suppressLineNumbers w:val="0"/>
        <w:tabs>
          <w:tab w:val="left" w:pos="720"/>
        </w:tabs>
        <w:spacing w:before="0" w:beforeAutospacing="1" w:after="0" w:afterAutospacing="1"/>
        <w:ind w:left="720"/>
        <w:rPr>
          <w:ins w:id="790" w:author="Mohamed Asbour Kaba Diakité" w:date="2026-02-20T14:29:58Z"/>
        </w:rPr>
        <w:pPrChange w:id="789" w:author="Mohamed Asbour Kaba Diakité" w:date="2026-02-20T14:44:52Z">
          <w:pPr>
            <w:keepNext w:val="0"/>
            <w:keepLines w:val="0"/>
            <w:widowControl/>
            <w:numPr>
              <w:ilvl w:val="0"/>
              <w:numId w:val="30"/>
            </w:numPr>
            <w:suppressLineNumbers w:val="0"/>
            <w:spacing w:before="0" w:beforeAutospacing="1" w:after="0" w:afterAutospacing="1"/>
            <w:ind w:left="1440" w:hanging="360"/>
          </w:pPr>
        </w:pPrChange>
      </w:pPr>
      <w:ins w:id="791" w:author="Mohamed Asbour Kaba Diakité" w:date="2026-02-20T14:29:58Z">
        <w:r>
          <w:rPr/>
          <w:t>Demande interne</w:t>
        </w:r>
      </w:ins>
    </w:p>
    <w:p w14:paraId="18D8FEAB">
      <w:pPr>
        <w:pStyle w:val="9"/>
        <w:keepNext w:val="0"/>
        <w:keepLines w:val="0"/>
        <w:widowControl/>
        <w:suppressLineNumbers w:val="0"/>
        <w:tabs>
          <w:tab w:val="left" w:pos="720"/>
        </w:tabs>
        <w:spacing w:before="0" w:beforeAutospacing="1" w:after="0" w:afterAutospacing="1"/>
        <w:ind w:left="720"/>
        <w:rPr>
          <w:ins w:id="793" w:author="Mohamed Asbour Kaba Diakité" w:date="2026-02-20T14:29:58Z"/>
        </w:rPr>
        <w:pPrChange w:id="792" w:author="Mohamed Asbour Kaba Diakité" w:date="2026-02-20T14:44:48Z">
          <w:pPr>
            <w:keepNext w:val="0"/>
            <w:keepLines w:val="0"/>
            <w:widowControl/>
            <w:numPr>
              <w:ilvl w:val="0"/>
              <w:numId w:val="30"/>
            </w:numPr>
            <w:suppressLineNumbers w:val="0"/>
            <w:spacing w:before="0" w:beforeAutospacing="1" w:after="0" w:afterAutospacing="1"/>
            <w:ind w:left="1440" w:hanging="360"/>
          </w:pPr>
        </w:pPrChange>
      </w:pPr>
      <w:ins w:id="794" w:author="Mohamed Asbour Kaba Diakité" w:date="2026-02-20T14:29:58Z">
        <w:r>
          <w:rPr/>
          <w:t>Réservation dans le système</w:t>
        </w:r>
      </w:ins>
    </w:p>
    <w:p w14:paraId="0E1DA3CC">
      <w:pPr>
        <w:pStyle w:val="9"/>
        <w:keepNext w:val="0"/>
        <w:keepLines w:val="0"/>
        <w:widowControl/>
        <w:suppressLineNumbers w:val="0"/>
        <w:tabs>
          <w:tab w:val="left" w:pos="720"/>
        </w:tabs>
        <w:spacing w:before="0" w:beforeAutospacing="1" w:after="0" w:afterAutospacing="1"/>
        <w:ind w:left="720"/>
        <w:rPr>
          <w:ins w:id="796" w:author="Mohamed Asbour Kaba Diakité" w:date="2026-02-20T14:29:58Z"/>
        </w:rPr>
        <w:pPrChange w:id="795" w:author="Mohamed Asbour Kaba Diakité" w:date="2026-02-20T14:44:45Z">
          <w:pPr>
            <w:keepNext w:val="0"/>
            <w:keepLines w:val="0"/>
            <w:widowControl/>
            <w:numPr>
              <w:ilvl w:val="0"/>
              <w:numId w:val="30"/>
            </w:numPr>
            <w:suppressLineNumbers w:val="0"/>
            <w:spacing w:before="0" w:beforeAutospacing="1" w:after="0" w:afterAutospacing="1"/>
            <w:ind w:left="1440" w:hanging="360"/>
          </w:pPr>
        </w:pPrChange>
      </w:pPr>
      <w:ins w:id="797" w:author="Mohamed Asbour Kaba Diakité" w:date="2026-02-20T14:29:58Z">
        <w:r>
          <w:rPr/>
          <w:t>Validation</w:t>
        </w:r>
      </w:ins>
    </w:p>
    <w:p w14:paraId="2302B0BA">
      <w:pPr>
        <w:pStyle w:val="9"/>
        <w:keepNext w:val="0"/>
        <w:keepLines w:val="0"/>
        <w:widowControl/>
        <w:suppressLineNumbers w:val="0"/>
        <w:tabs>
          <w:tab w:val="left" w:pos="720"/>
        </w:tabs>
        <w:spacing w:before="0" w:beforeAutospacing="1" w:after="0" w:afterAutospacing="1"/>
        <w:ind w:left="720"/>
        <w:rPr>
          <w:ins w:id="799" w:author="Mohamed Asbour Kaba Diakité" w:date="2026-02-20T14:29:58Z"/>
        </w:rPr>
        <w:pPrChange w:id="798" w:author="Mohamed Asbour Kaba Diakité" w:date="2026-02-20T14:44:42Z">
          <w:pPr>
            <w:keepNext w:val="0"/>
            <w:keepLines w:val="0"/>
            <w:widowControl/>
            <w:numPr>
              <w:ilvl w:val="0"/>
              <w:numId w:val="30"/>
            </w:numPr>
            <w:suppressLineNumbers w:val="0"/>
            <w:spacing w:before="0" w:beforeAutospacing="1" w:after="0" w:afterAutospacing="1"/>
            <w:ind w:left="1440" w:hanging="360"/>
          </w:pPr>
        </w:pPrChange>
      </w:pPr>
      <w:ins w:id="800" w:author="Mohamed Asbour Kaba Diakité" w:date="2026-02-20T14:29:58Z">
        <w:r>
          <w:rPr/>
          <w:t>Sortie de stock</w:t>
        </w:r>
      </w:ins>
    </w:p>
    <w:p w14:paraId="67020BD5">
      <w:pPr>
        <w:pStyle w:val="9"/>
        <w:keepNext w:val="0"/>
        <w:keepLines w:val="0"/>
        <w:widowControl/>
        <w:suppressLineNumbers w:val="0"/>
        <w:rPr>
          <w:ins w:id="802" w:author="Mohamed Asbour Kaba Diakité" w:date="2026-02-20T14:29:58Z"/>
        </w:rPr>
        <w:pPrChange w:id="801" w:author="Mohamed Asbour Kaba Diakité" w:date="2026-02-20T14:44:38Z">
          <w:pPr>
            <w:keepNext w:val="0"/>
            <w:keepLines w:val="0"/>
            <w:widowControl/>
            <w:suppressLineNumbers w:val="0"/>
          </w:pPr>
        </w:pPrChange>
      </w:pPr>
      <w:ins w:id="803" w:author="Mohamed Asbour Kaba Diakité" w:date="2026-02-20T14:29:58Z">
        <w:r>
          <w:rPr/>
          <w:t>Cette clarification m’a permis de mieux comprendre la logique intégrée du module MM.</w:t>
        </w:r>
      </w:ins>
    </w:p>
    <w:p w14:paraId="14E7646D">
      <w:pPr>
        <w:pStyle w:val="3"/>
        <w:keepNext w:val="0"/>
        <w:keepLines w:val="0"/>
        <w:widowControl/>
        <w:suppressLineNumbers w:val="0"/>
        <w:rPr>
          <w:ins w:id="804" w:author="Mohamed Asbour Kaba Diakité" w:date="2026-02-20T14:29:58Z"/>
        </w:rPr>
      </w:pPr>
      <w:ins w:id="805" w:author="Mohamed Asbour Kaba Diakité" w:date="2026-02-20T14:29:58Z">
        <w:r>
          <w:rPr/>
          <w:t>5.7.2 Assistance utilisateur – Transaction MIGO</w:t>
        </w:r>
      </w:ins>
    </w:p>
    <w:p w14:paraId="060C9C66">
      <w:pPr>
        <w:pStyle w:val="9"/>
        <w:keepNext w:val="0"/>
        <w:keepLines w:val="0"/>
        <w:widowControl/>
        <w:suppressLineNumbers w:val="0"/>
        <w:rPr>
          <w:ins w:id="806" w:author="Mohamed Asbour Kaba Diakité" w:date="2026-02-20T14:29:58Z"/>
        </w:rPr>
      </w:pPr>
      <w:ins w:id="807" w:author="Mohamed Asbour Kaba Diakité" w:date="2026-02-20T14:29:58Z">
        <w:r>
          <w:rPr/>
          <w:t xml:space="preserve">Nous avons assisté un utilisateur confronté à un problème de confirmation d’entrée de marchandises via la transaction </w:t>
        </w:r>
      </w:ins>
      <w:ins w:id="808" w:author="Mohamed Asbour Kaba Diakité" w:date="2026-02-20T14:29:58Z">
        <w:r>
          <w:rPr>
            <w:rStyle w:val="6"/>
          </w:rPr>
          <w:t>MIGO</w:t>
        </w:r>
      </w:ins>
      <w:ins w:id="809" w:author="Mohamed Asbour Kaba Diakité" w:date="2026-02-20T14:29:58Z">
        <w:r>
          <w:rPr/>
          <w:t>.</w:t>
        </w:r>
      </w:ins>
    </w:p>
    <w:p w14:paraId="63F612CE">
      <w:pPr>
        <w:pStyle w:val="9"/>
        <w:keepNext w:val="0"/>
        <w:keepLines w:val="0"/>
        <w:widowControl/>
        <w:suppressLineNumbers w:val="0"/>
        <w:rPr>
          <w:ins w:id="810" w:author="Mohamed Asbour Kaba Diakité" w:date="2026-02-20T14:29:58Z"/>
        </w:rPr>
      </w:pPr>
      <w:ins w:id="811" w:author="Mohamed Asbour Kaba Diakité" w:date="2026-02-20T14:29:58Z">
        <w:r>
          <w:rPr/>
          <w:t>L’entrée n’ayant pas été correctement enregistrée dans SAP, nous avons identifié que la correction devait être effectuée par le service transit avant validation.</w:t>
        </w:r>
      </w:ins>
    </w:p>
    <w:p w14:paraId="300E5D3C">
      <w:pPr>
        <w:pStyle w:val="9"/>
        <w:keepNext w:val="0"/>
        <w:keepLines w:val="0"/>
        <w:widowControl/>
        <w:suppressLineNumbers w:val="0"/>
        <w:rPr>
          <w:ins w:id="812" w:author="Mohamed Asbour Kaba Diakité" w:date="2026-02-20T14:29:58Z"/>
        </w:rPr>
      </w:pPr>
      <w:ins w:id="813" w:author="Mohamed Asbour Kaba Diakité" w:date="2026-02-20T14:29:58Z">
        <w:r>
          <w:rPr/>
          <w:t>Une assistance à distance via l’application Datto était prévue afin d’accompagner l’utilisateur après correction.</w:t>
        </w:r>
      </w:ins>
    </w:p>
    <w:p w14:paraId="11080A3D">
      <w:pPr>
        <w:pStyle w:val="9"/>
        <w:keepNext w:val="0"/>
        <w:keepLines w:val="0"/>
        <w:widowControl/>
        <w:suppressLineNumbers w:val="0"/>
        <w:rPr>
          <w:ins w:id="815" w:author="Mohamed Asbour Kaba Diakité" w:date="2026-02-20T14:29:58Z"/>
        </w:rPr>
        <w:pPrChange w:id="814" w:author="Mohamed Asbour Kaba Diakité" w:date="2026-02-20T14:44:30Z">
          <w:pPr>
            <w:keepNext w:val="0"/>
            <w:keepLines w:val="0"/>
            <w:widowControl/>
            <w:suppressLineNumbers w:val="0"/>
          </w:pPr>
        </w:pPrChange>
      </w:pPr>
      <w:ins w:id="816" w:author="Mohamed Asbour Kaba Diakité" w:date="2026-02-20T14:29:58Z">
        <w:r>
          <w:rPr/>
          <w:t>Cette situation m’a permis de comprendre l’importance de la cohérence des flux logistiques dans SAP.</w:t>
        </w:r>
      </w:ins>
    </w:p>
    <w:p w14:paraId="09991453">
      <w:pPr>
        <w:pStyle w:val="3"/>
        <w:keepNext w:val="0"/>
        <w:keepLines w:val="0"/>
        <w:widowControl/>
        <w:suppressLineNumbers w:val="0"/>
        <w:rPr>
          <w:ins w:id="817" w:author="Mohamed Asbour Kaba Diakité" w:date="2026-02-20T14:29:58Z"/>
        </w:rPr>
      </w:pPr>
      <w:ins w:id="818" w:author="Mohamed Asbour Kaba Diakité" w:date="2026-02-20T14:29:58Z">
        <w:r>
          <w:rPr/>
          <w:t>5.7.3 Mise en place d’un serveur Apache – Projet Fiches de Paie</w:t>
        </w:r>
      </w:ins>
    </w:p>
    <w:p w14:paraId="17D22DE6">
      <w:pPr>
        <w:pStyle w:val="9"/>
        <w:keepNext w:val="0"/>
        <w:keepLines w:val="0"/>
        <w:widowControl/>
        <w:suppressLineNumbers w:val="0"/>
        <w:rPr>
          <w:ins w:id="819" w:author="Mohamed Asbour Kaba Diakité" w:date="2026-02-20T14:29:58Z"/>
        </w:rPr>
      </w:pPr>
      <w:ins w:id="820" w:author="Mohamed Asbour Kaba Diakité" w:date="2026-02-20T14:29:58Z">
        <w:r>
          <w:rPr/>
          <w:t xml:space="preserve">Nous avons participé à l’installation d’un serveur </w:t>
        </w:r>
      </w:ins>
      <w:ins w:id="821" w:author="Mohamed Asbour Kaba Diakité" w:date="2026-02-20T14:29:58Z">
        <w:r>
          <w:rPr>
            <w:rStyle w:val="6"/>
          </w:rPr>
          <w:t>Apache</w:t>
        </w:r>
      </w:ins>
      <w:ins w:id="822" w:author="Mohamed Asbour Kaba Diakité" w:date="2026-02-20T14:29:58Z">
        <w:r>
          <w:rPr/>
          <w:t xml:space="preserve"> sous environnement Windows Server pour un projet stratégique : la digitalisation des fiches de paie.</w:t>
        </w:r>
      </w:ins>
    </w:p>
    <w:p w14:paraId="65176F8D">
      <w:pPr>
        <w:pStyle w:val="9"/>
        <w:keepNext w:val="0"/>
        <w:keepLines w:val="0"/>
        <w:widowControl/>
        <w:suppressLineNumbers w:val="0"/>
        <w:tabs>
          <w:tab w:val="left" w:pos="720"/>
        </w:tabs>
        <w:spacing w:before="0" w:beforeAutospacing="1" w:after="0" w:afterAutospacing="1"/>
        <w:ind w:left="1440"/>
        <w:rPr>
          <w:ins w:id="824" w:author="Mohamed Asbour Kaba Diakité" w:date="2026-02-20T14:29:58Z"/>
        </w:rPr>
        <w:pPrChange w:id="823" w:author="Mohamed Asbour Kaba Diakité" w:date="2026-02-20T14:44:22Z">
          <w:pPr>
            <w:keepNext w:val="0"/>
            <w:keepLines w:val="0"/>
            <w:widowControl/>
            <w:numPr>
              <w:ilvl w:val="0"/>
              <w:numId w:val="31"/>
            </w:numPr>
            <w:suppressLineNumbers w:val="0"/>
            <w:spacing w:before="0" w:beforeAutospacing="1" w:after="0" w:afterAutospacing="1"/>
            <w:ind w:left="1440" w:hanging="360"/>
          </w:pPr>
        </w:pPrChange>
      </w:pPr>
      <w:ins w:id="825" w:author="Mohamed Asbour Kaba Diakité" w:date="2026-02-20T14:29:58Z">
        <w:r>
          <w:rPr/>
          <w:t>Objectif du projet :</w:t>
        </w:r>
      </w:ins>
    </w:p>
    <w:p w14:paraId="1C11F4D2">
      <w:pPr>
        <w:pStyle w:val="9"/>
        <w:keepNext w:val="0"/>
        <w:keepLines w:val="0"/>
        <w:widowControl/>
        <w:suppressLineNumbers w:val="0"/>
        <w:tabs>
          <w:tab w:val="left" w:pos="720"/>
        </w:tabs>
        <w:spacing w:before="0" w:beforeAutospacing="1" w:after="0" w:afterAutospacing="1"/>
        <w:ind w:left="720"/>
        <w:rPr>
          <w:ins w:id="827" w:author="Mohamed Asbour Kaba Diakité" w:date="2026-02-20T14:29:58Z"/>
        </w:rPr>
        <w:pPrChange w:id="826" w:author="Mohamed Asbour Kaba Diakité" w:date="2026-02-20T14:44:19Z">
          <w:pPr>
            <w:keepNext w:val="0"/>
            <w:keepLines w:val="0"/>
            <w:widowControl/>
            <w:numPr>
              <w:ilvl w:val="0"/>
              <w:numId w:val="31"/>
            </w:numPr>
            <w:suppressLineNumbers w:val="0"/>
            <w:spacing w:before="0" w:beforeAutospacing="1" w:after="0" w:afterAutospacing="1"/>
            <w:ind w:left="1440" w:hanging="360"/>
          </w:pPr>
        </w:pPrChange>
      </w:pPr>
      <w:ins w:id="828" w:author="Mohamed Asbour Kaba Diakité" w:date="2026-02-20T14:29:58Z">
        <w:r>
          <w:rPr/>
          <w:t>Permettre aux employés de recevoir leurs bulletins de salaire sur ordinateur ou téléphone</w:t>
        </w:r>
      </w:ins>
    </w:p>
    <w:p w14:paraId="1E671F38">
      <w:pPr>
        <w:pStyle w:val="9"/>
        <w:keepNext w:val="0"/>
        <w:keepLines w:val="0"/>
        <w:widowControl/>
        <w:suppressLineNumbers w:val="0"/>
        <w:tabs>
          <w:tab w:val="left" w:pos="720"/>
        </w:tabs>
        <w:spacing w:before="0" w:beforeAutospacing="1" w:after="0" w:afterAutospacing="1"/>
        <w:ind w:left="720"/>
        <w:rPr>
          <w:ins w:id="830" w:author="Mohamed Asbour Kaba Diakité" w:date="2026-02-20T14:29:58Z"/>
        </w:rPr>
        <w:pPrChange w:id="829" w:author="Mohamed Asbour Kaba Diakité" w:date="2026-02-20T14:43:18Z">
          <w:pPr>
            <w:keepNext w:val="0"/>
            <w:keepLines w:val="0"/>
            <w:widowControl/>
            <w:numPr>
              <w:ilvl w:val="0"/>
              <w:numId w:val="31"/>
            </w:numPr>
            <w:suppressLineNumbers w:val="0"/>
            <w:spacing w:before="0" w:beforeAutospacing="1" w:after="0" w:afterAutospacing="1"/>
            <w:ind w:left="1440" w:hanging="360"/>
          </w:pPr>
        </w:pPrChange>
      </w:pPr>
      <w:ins w:id="831" w:author="Mohamed Asbour Kaba Diakité" w:date="2026-02-20T14:29:58Z">
        <w:r>
          <w:rPr/>
          <w:t>Réduire la consommation de papier</w:t>
        </w:r>
      </w:ins>
    </w:p>
    <w:p w14:paraId="24B425D9">
      <w:pPr>
        <w:pStyle w:val="9"/>
        <w:keepNext w:val="0"/>
        <w:keepLines w:val="0"/>
        <w:widowControl/>
        <w:suppressLineNumbers w:val="0"/>
        <w:tabs>
          <w:tab w:val="left" w:pos="720"/>
        </w:tabs>
        <w:spacing w:before="0" w:beforeAutospacing="1" w:after="0" w:afterAutospacing="1"/>
        <w:ind w:left="720"/>
        <w:rPr>
          <w:ins w:id="833" w:author="Mohamed Asbour Kaba Diakité" w:date="2026-02-20T14:29:58Z"/>
        </w:rPr>
        <w:pPrChange w:id="832" w:author="Mohamed Asbour Kaba Diakité" w:date="2026-02-20T14:43:15Z">
          <w:pPr>
            <w:keepNext w:val="0"/>
            <w:keepLines w:val="0"/>
            <w:widowControl/>
            <w:numPr>
              <w:ilvl w:val="0"/>
              <w:numId w:val="31"/>
            </w:numPr>
            <w:suppressLineNumbers w:val="0"/>
            <w:spacing w:before="0" w:beforeAutospacing="1" w:after="0" w:afterAutospacing="1"/>
            <w:ind w:left="1440" w:hanging="360"/>
          </w:pPr>
        </w:pPrChange>
      </w:pPr>
      <w:ins w:id="834" w:author="Mohamed Asbour Kaba Diakité" w:date="2026-02-20T14:29:58Z">
        <w:r>
          <w:rPr/>
          <w:t>Diminuer les coûts IT liés à l’impression</w:t>
        </w:r>
      </w:ins>
    </w:p>
    <w:p w14:paraId="3322F54C">
      <w:pPr>
        <w:pStyle w:val="9"/>
        <w:keepNext w:val="0"/>
        <w:keepLines w:val="0"/>
        <w:widowControl/>
        <w:suppressLineNumbers w:val="0"/>
        <w:tabs>
          <w:tab w:val="left" w:pos="720"/>
        </w:tabs>
        <w:spacing w:before="0" w:beforeAutospacing="1" w:after="0" w:afterAutospacing="1"/>
        <w:ind w:left="720"/>
        <w:rPr>
          <w:ins w:id="836" w:author="Mohamed Asbour Kaba Diakité" w:date="2026-02-20T14:29:58Z"/>
        </w:rPr>
        <w:pPrChange w:id="835" w:author="Mohamed Asbour Kaba Diakité" w:date="2026-02-20T14:43:11Z">
          <w:pPr>
            <w:keepNext w:val="0"/>
            <w:keepLines w:val="0"/>
            <w:widowControl/>
            <w:numPr>
              <w:ilvl w:val="0"/>
              <w:numId w:val="31"/>
            </w:numPr>
            <w:suppressLineNumbers w:val="0"/>
            <w:spacing w:before="0" w:beforeAutospacing="1" w:after="0" w:afterAutospacing="1"/>
            <w:ind w:left="1440" w:hanging="360"/>
          </w:pPr>
        </w:pPrChange>
      </w:pPr>
      <w:ins w:id="837" w:author="Mohamed Asbour Kaba Diakité" w:date="2026-02-20T14:29:58Z">
        <w:r>
          <w:rPr/>
          <w:t>Améliorer les KPI budgétaires du département</w:t>
        </w:r>
      </w:ins>
    </w:p>
    <w:p w14:paraId="24060443">
      <w:pPr>
        <w:pStyle w:val="9"/>
        <w:keepNext w:val="0"/>
        <w:keepLines w:val="0"/>
        <w:widowControl/>
        <w:suppressLineNumbers w:val="0"/>
        <w:tabs>
          <w:tab w:val="left" w:pos="720"/>
        </w:tabs>
        <w:spacing w:before="0" w:beforeAutospacing="1" w:after="0" w:afterAutospacing="1"/>
        <w:ind w:left="1440"/>
        <w:rPr>
          <w:ins w:id="839" w:author="Mohamed Asbour Kaba Diakité" w:date="2026-02-20T14:29:58Z"/>
        </w:rPr>
        <w:pPrChange w:id="838" w:author="Mohamed Asbour Kaba Diakité" w:date="2026-02-20T14:43:07Z">
          <w:pPr>
            <w:keepNext w:val="0"/>
            <w:keepLines w:val="0"/>
            <w:widowControl/>
            <w:numPr>
              <w:ilvl w:val="0"/>
              <w:numId w:val="32"/>
            </w:numPr>
            <w:suppressLineNumbers w:val="0"/>
            <w:spacing w:before="0" w:beforeAutospacing="1" w:after="0" w:afterAutospacing="1"/>
            <w:ind w:left="1440" w:hanging="360"/>
          </w:pPr>
        </w:pPrChange>
      </w:pPr>
      <w:ins w:id="840" w:author="Mohamed Asbour Kaba Diakité" w:date="2026-02-20T14:29:58Z">
        <w:r>
          <w:rPr/>
          <w:t>Le serveur Apache a été configuré manuellement. Lorsque j’ai interrogé Monsieur Sylla Hassane sur cette approche, il a expliqué qu’il souhaitait :</w:t>
        </w:r>
      </w:ins>
    </w:p>
    <w:p w14:paraId="1E8DCB94">
      <w:pPr>
        <w:pStyle w:val="9"/>
        <w:keepNext w:val="0"/>
        <w:keepLines w:val="0"/>
        <w:widowControl/>
        <w:suppressLineNumbers w:val="0"/>
        <w:tabs>
          <w:tab w:val="left" w:pos="720"/>
        </w:tabs>
        <w:spacing w:before="0" w:beforeAutospacing="1" w:after="0" w:afterAutospacing="1"/>
        <w:ind w:left="720"/>
        <w:rPr>
          <w:ins w:id="842" w:author="Mohamed Asbour Kaba Diakité" w:date="2026-02-20T14:29:58Z"/>
        </w:rPr>
        <w:pPrChange w:id="841" w:author="Mohamed Asbour Kaba Diakité" w:date="2026-02-20T14:43:05Z">
          <w:pPr>
            <w:keepNext w:val="0"/>
            <w:keepLines w:val="0"/>
            <w:widowControl/>
            <w:numPr>
              <w:ilvl w:val="0"/>
              <w:numId w:val="32"/>
            </w:numPr>
            <w:suppressLineNumbers w:val="0"/>
            <w:spacing w:before="0" w:beforeAutospacing="1" w:after="0" w:afterAutospacing="1"/>
            <w:ind w:left="1440" w:hanging="360"/>
          </w:pPr>
        </w:pPrChange>
      </w:pPr>
      <w:ins w:id="843" w:author="Mohamed Asbour Kaba Diakité" w:date="2026-02-20T14:29:58Z">
        <w:r>
          <w:rPr/>
          <w:t>Avoir un contrôle total sur les composants</w:t>
        </w:r>
      </w:ins>
    </w:p>
    <w:p w14:paraId="5336E092">
      <w:pPr>
        <w:pStyle w:val="9"/>
        <w:keepNext w:val="0"/>
        <w:keepLines w:val="0"/>
        <w:widowControl/>
        <w:suppressLineNumbers w:val="0"/>
        <w:tabs>
          <w:tab w:val="left" w:pos="720"/>
        </w:tabs>
        <w:spacing w:before="0" w:beforeAutospacing="1" w:after="0" w:afterAutospacing="1"/>
        <w:ind w:left="720"/>
        <w:rPr>
          <w:ins w:id="845" w:author="Mohamed Asbour Kaba Diakité" w:date="2026-02-20T14:29:58Z"/>
        </w:rPr>
        <w:pPrChange w:id="844" w:author="Mohamed Asbour Kaba Diakité" w:date="2026-02-20T14:43:02Z">
          <w:pPr>
            <w:keepNext w:val="0"/>
            <w:keepLines w:val="0"/>
            <w:widowControl/>
            <w:numPr>
              <w:ilvl w:val="0"/>
              <w:numId w:val="32"/>
            </w:numPr>
            <w:suppressLineNumbers w:val="0"/>
            <w:spacing w:before="0" w:beforeAutospacing="1" w:after="0" w:afterAutospacing="1"/>
            <w:ind w:left="1440" w:hanging="360"/>
          </w:pPr>
        </w:pPrChange>
      </w:pPr>
      <w:ins w:id="846" w:author="Mohamed Asbour Kaba Diakité" w:date="2026-02-20T14:29:58Z">
        <w:r>
          <w:rPr/>
          <w:t>Pouvoir mettre à jour Apache et PHP indépendamment</w:t>
        </w:r>
      </w:ins>
    </w:p>
    <w:p w14:paraId="518CEC1E">
      <w:pPr>
        <w:pStyle w:val="9"/>
        <w:keepNext w:val="0"/>
        <w:keepLines w:val="0"/>
        <w:widowControl/>
        <w:suppressLineNumbers w:val="0"/>
        <w:tabs>
          <w:tab w:val="left" w:pos="720"/>
        </w:tabs>
        <w:spacing w:before="0" w:beforeAutospacing="1" w:after="0" w:afterAutospacing="1"/>
        <w:ind w:left="720"/>
        <w:rPr>
          <w:ins w:id="848" w:author="Mohamed Asbour Kaba Diakité" w:date="2026-02-20T14:29:58Z"/>
        </w:rPr>
        <w:pPrChange w:id="847" w:author="Mohamed Asbour Kaba Diakité" w:date="2026-02-20T14:42:58Z">
          <w:pPr>
            <w:keepNext w:val="0"/>
            <w:keepLines w:val="0"/>
            <w:widowControl/>
            <w:numPr>
              <w:ilvl w:val="0"/>
              <w:numId w:val="32"/>
            </w:numPr>
            <w:suppressLineNumbers w:val="0"/>
            <w:spacing w:before="0" w:beforeAutospacing="1" w:after="0" w:afterAutospacing="1"/>
            <w:ind w:left="1440" w:hanging="360"/>
          </w:pPr>
        </w:pPrChange>
      </w:pPr>
      <w:ins w:id="849" w:author="Mohamed Asbour Kaba Diakité" w:date="2026-02-20T14:29:58Z">
        <w:r>
          <w:rPr/>
          <w:t>Maîtriser les dépendances système</w:t>
        </w:r>
      </w:ins>
    </w:p>
    <w:p w14:paraId="12644267">
      <w:pPr>
        <w:pStyle w:val="9"/>
        <w:keepNext w:val="0"/>
        <w:keepLines w:val="0"/>
        <w:widowControl/>
        <w:suppressLineNumbers w:val="0"/>
        <w:rPr>
          <w:ins w:id="851" w:author="Mohamed Asbour Kaba Diakité" w:date="2026-02-20T14:29:58Z"/>
        </w:rPr>
        <w:pPrChange w:id="850" w:author="Mohamed Asbour Kaba Diakité" w:date="2026-02-20T14:42:56Z">
          <w:pPr>
            <w:keepNext w:val="0"/>
            <w:keepLines w:val="0"/>
            <w:widowControl/>
            <w:suppressLineNumbers w:val="0"/>
          </w:pPr>
        </w:pPrChange>
      </w:pPr>
      <w:ins w:id="852" w:author="Mohamed Asbour Kaba Diakité" w:date="2026-02-20T14:29:58Z">
        <w:r>
          <w:rPr/>
          <w:t>Cette démarche révèle une volonté d’architecture maîtrisée et modulaire.</w:t>
        </w:r>
      </w:ins>
    </w:p>
    <w:p w14:paraId="7209D2DE">
      <w:pPr>
        <w:pStyle w:val="3"/>
        <w:keepNext w:val="0"/>
        <w:keepLines w:val="0"/>
        <w:widowControl/>
        <w:suppressLineNumbers w:val="0"/>
        <w:rPr>
          <w:ins w:id="853" w:author="Mohamed Asbour Kaba Diakité" w:date="2026-02-20T14:29:58Z"/>
        </w:rPr>
      </w:pPr>
      <w:ins w:id="854" w:author="Mohamed Asbour Kaba Diakité" w:date="2026-02-20T14:29:58Z">
        <w:r>
          <w:rPr/>
          <w:t>5.7.4 Création des comptes SAP et configuration</w:t>
        </w:r>
      </w:ins>
    </w:p>
    <w:p w14:paraId="3244A3F7">
      <w:pPr>
        <w:pStyle w:val="9"/>
        <w:keepNext w:val="0"/>
        <w:keepLines w:val="0"/>
        <w:widowControl/>
        <w:suppressLineNumbers w:val="0"/>
        <w:rPr>
          <w:ins w:id="855" w:author="Mohamed Asbour Kaba Diakité" w:date="2026-02-20T14:29:58Z"/>
        </w:rPr>
      </w:pPr>
      <w:ins w:id="856" w:author="Mohamed Asbour Kaba Diakité" w:date="2026-02-20T14:29:58Z">
        <w:r>
          <w:rPr/>
          <w:t>J’ai obtenu mes accès Windows et SAP durant cette semaine.</w:t>
        </w:r>
      </w:ins>
    </w:p>
    <w:p w14:paraId="411D648C">
      <w:pPr>
        <w:pStyle w:val="9"/>
        <w:keepNext w:val="0"/>
        <w:keepLines w:val="0"/>
        <w:widowControl/>
        <w:suppressLineNumbers w:val="0"/>
        <w:tabs>
          <w:tab w:val="left" w:pos="720"/>
        </w:tabs>
        <w:spacing w:before="0" w:beforeAutospacing="1" w:after="0" w:afterAutospacing="1"/>
        <w:ind w:left="1440"/>
        <w:rPr>
          <w:ins w:id="858" w:author="Mohamed Asbour Kaba Diakité" w:date="2026-02-20T14:29:58Z"/>
        </w:rPr>
        <w:pPrChange w:id="857" w:author="Mohamed Asbour Kaba Diakité" w:date="2026-02-20T14:36:39Z">
          <w:pPr>
            <w:keepNext w:val="0"/>
            <w:keepLines w:val="0"/>
            <w:widowControl/>
            <w:numPr>
              <w:ilvl w:val="0"/>
              <w:numId w:val="33"/>
            </w:numPr>
            <w:suppressLineNumbers w:val="0"/>
            <w:spacing w:before="0" w:beforeAutospacing="1" w:after="0" w:afterAutospacing="1"/>
            <w:ind w:left="1440" w:hanging="360"/>
          </w:pPr>
        </w:pPrChange>
      </w:pPr>
      <w:ins w:id="859" w:author="Mohamed Asbour Kaba Diakité" w:date="2026-02-20T14:29:58Z">
        <w:r>
          <w:rPr/>
          <w:t>La procédure de configuration SAP Logon comprenait :</w:t>
        </w:r>
      </w:ins>
    </w:p>
    <w:p w14:paraId="7C63872B">
      <w:pPr>
        <w:pStyle w:val="9"/>
        <w:keepNext w:val="0"/>
        <w:keepLines w:val="0"/>
        <w:widowControl/>
        <w:suppressLineNumbers w:val="0"/>
        <w:tabs>
          <w:tab w:val="left" w:pos="720"/>
        </w:tabs>
        <w:spacing w:before="0" w:beforeAutospacing="1" w:after="0" w:afterAutospacing="1"/>
        <w:ind w:left="720"/>
        <w:rPr>
          <w:ins w:id="861" w:author="Mohamed Asbour Kaba Diakité" w:date="2026-02-20T14:29:58Z"/>
        </w:rPr>
        <w:pPrChange w:id="860" w:author="Mohamed Asbour Kaba Diakité" w:date="2026-02-20T14:34:14Z">
          <w:pPr>
            <w:keepNext w:val="0"/>
            <w:keepLines w:val="0"/>
            <w:widowControl/>
            <w:numPr>
              <w:ilvl w:val="0"/>
              <w:numId w:val="33"/>
            </w:numPr>
            <w:suppressLineNumbers w:val="0"/>
            <w:spacing w:before="0" w:beforeAutospacing="1" w:after="0" w:afterAutospacing="1"/>
            <w:ind w:left="1440" w:hanging="360"/>
          </w:pPr>
        </w:pPrChange>
      </w:pPr>
      <w:ins w:id="862" w:author="Mohamed Asbour Kaba Diakité" w:date="2026-02-20T14:29:58Z">
        <w:r>
          <w:rPr/>
          <w:t>Création d’un nouveau dossier</w:t>
        </w:r>
      </w:ins>
    </w:p>
    <w:p w14:paraId="01773655">
      <w:pPr>
        <w:pStyle w:val="9"/>
        <w:keepNext w:val="0"/>
        <w:keepLines w:val="0"/>
        <w:widowControl/>
        <w:suppressLineNumbers w:val="0"/>
        <w:tabs>
          <w:tab w:val="left" w:pos="720"/>
        </w:tabs>
        <w:spacing w:before="0" w:beforeAutospacing="1" w:after="0" w:afterAutospacing="1"/>
        <w:ind w:left="720"/>
        <w:rPr>
          <w:ins w:id="864" w:author="Mohamed Asbour Kaba Diakité" w:date="2026-02-20T14:29:58Z"/>
        </w:rPr>
        <w:pPrChange w:id="863" w:author="Mohamed Asbour Kaba Diakité" w:date="2026-02-20T14:33:48Z">
          <w:pPr>
            <w:keepNext w:val="0"/>
            <w:keepLines w:val="0"/>
            <w:widowControl/>
            <w:numPr>
              <w:ilvl w:val="0"/>
              <w:numId w:val="33"/>
            </w:numPr>
            <w:suppressLineNumbers w:val="0"/>
            <w:spacing w:before="0" w:beforeAutospacing="1" w:after="0" w:afterAutospacing="1"/>
            <w:ind w:left="1440" w:hanging="360"/>
          </w:pPr>
        </w:pPrChange>
      </w:pPr>
      <w:ins w:id="865" w:author="Mohamed Asbour Kaba Diakité" w:date="2026-02-20T14:29:58Z">
        <w:r>
          <w:rPr/>
          <w:t>Création d’une nouvelle connexion</w:t>
        </w:r>
      </w:ins>
    </w:p>
    <w:p w14:paraId="59244077">
      <w:pPr>
        <w:pStyle w:val="9"/>
        <w:keepNext w:val="0"/>
        <w:keepLines w:val="0"/>
        <w:widowControl/>
        <w:suppressLineNumbers w:val="0"/>
        <w:tabs>
          <w:tab w:val="left" w:pos="720"/>
        </w:tabs>
        <w:spacing w:before="0" w:beforeAutospacing="1" w:after="0" w:afterAutospacing="1"/>
        <w:ind w:left="720"/>
        <w:rPr>
          <w:ins w:id="867" w:author="Mohamed Asbour Kaba Diakité" w:date="2026-02-20T14:29:58Z"/>
        </w:rPr>
        <w:pPrChange w:id="866" w:author="Mohamed Asbour Kaba Diakité" w:date="2026-02-20T14:33:42Z">
          <w:pPr>
            <w:keepNext w:val="0"/>
            <w:keepLines w:val="0"/>
            <w:widowControl/>
            <w:numPr>
              <w:ilvl w:val="0"/>
              <w:numId w:val="33"/>
            </w:numPr>
            <w:suppressLineNumbers w:val="0"/>
            <w:spacing w:before="0" w:beforeAutospacing="1" w:after="0" w:afterAutospacing="1"/>
            <w:ind w:left="1440" w:hanging="360"/>
          </w:pPr>
        </w:pPrChange>
      </w:pPr>
      <w:ins w:id="868" w:author="Mohamed Asbour Kaba Diakité" w:date="2026-02-20T14:29:58Z">
        <w:r>
          <w:rPr/>
          <w:t>Paramétrage des environnements (ECX / ECP)</w:t>
        </w:r>
      </w:ins>
    </w:p>
    <w:p w14:paraId="3A1CA4F1">
      <w:pPr>
        <w:pStyle w:val="9"/>
        <w:keepNext w:val="0"/>
        <w:keepLines w:val="0"/>
        <w:widowControl/>
        <w:suppressLineNumbers w:val="0"/>
        <w:tabs>
          <w:tab w:val="left" w:pos="720"/>
        </w:tabs>
        <w:spacing w:before="0" w:beforeAutospacing="1" w:after="0" w:afterAutospacing="1"/>
        <w:ind w:left="720"/>
        <w:rPr>
          <w:ins w:id="870" w:author="Mohamed Asbour Kaba Diakité" w:date="2026-02-20T14:29:58Z"/>
        </w:rPr>
        <w:pPrChange w:id="869" w:author="Mohamed Asbour Kaba Diakité" w:date="2026-02-20T14:33:36Z">
          <w:pPr>
            <w:keepNext w:val="0"/>
            <w:keepLines w:val="0"/>
            <w:widowControl/>
            <w:numPr>
              <w:ilvl w:val="0"/>
              <w:numId w:val="33"/>
            </w:numPr>
            <w:suppressLineNumbers w:val="0"/>
            <w:spacing w:before="0" w:beforeAutospacing="1" w:after="0" w:afterAutospacing="1"/>
            <w:ind w:left="1440" w:hanging="360"/>
          </w:pPr>
        </w:pPrChange>
      </w:pPr>
      <w:ins w:id="871" w:author="Mohamed Asbour Kaba Diakité" w:date="2026-02-20T14:29:58Z">
        <w:r>
          <w:rPr/>
          <w:t>Configuration du mot de passe</w:t>
        </w:r>
      </w:ins>
    </w:p>
    <w:p w14:paraId="47AFB4B3">
      <w:pPr>
        <w:pStyle w:val="9"/>
        <w:keepNext w:val="0"/>
        <w:keepLines w:val="0"/>
        <w:widowControl/>
        <w:suppressLineNumbers w:val="0"/>
        <w:rPr>
          <w:ins w:id="873" w:author="Mohamed Asbour Kaba Diakité" w:date="2026-02-20T14:29:58Z"/>
        </w:rPr>
        <w:pPrChange w:id="872" w:author="Mohamed Asbour Kaba Diakité" w:date="2026-02-20T14:33:33Z">
          <w:pPr>
            <w:keepNext w:val="0"/>
            <w:keepLines w:val="0"/>
            <w:widowControl/>
            <w:suppressLineNumbers w:val="0"/>
          </w:pPr>
        </w:pPrChange>
      </w:pPr>
      <w:ins w:id="874" w:author="Mohamed Asbour Kaba Diakité" w:date="2026-02-20T14:29:58Z">
        <w:r>
          <w:rPr/>
          <w:t>Cette étape m’a permis de mieux comprendre l’environnement technique SAP côté utilisateur.</w:t>
        </w:r>
      </w:ins>
    </w:p>
    <w:p w14:paraId="3A758CCD">
      <w:pPr>
        <w:pStyle w:val="3"/>
        <w:keepNext w:val="0"/>
        <w:keepLines w:val="0"/>
        <w:widowControl/>
        <w:suppressLineNumbers w:val="0"/>
        <w:rPr>
          <w:ins w:id="875" w:author="Mohamed Asbour Kaba Diakité" w:date="2026-02-20T14:29:58Z"/>
        </w:rPr>
      </w:pPr>
      <w:ins w:id="876" w:author="Mohamed Asbour Kaba Diakité" w:date="2026-02-20T14:29:58Z">
        <w:r>
          <w:rPr/>
          <w:t>5.7.5 Choix du module SAP – Orientation vers MM</w:t>
        </w:r>
      </w:ins>
    </w:p>
    <w:p w14:paraId="4410AA0A">
      <w:pPr>
        <w:pStyle w:val="9"/>
        <w:keepNext w:val="0"/>
        <w:keepLines w:val="0"/>
        <w:widowControl/>
        <w:suppressLineNumbers w:val="0"/>
        <w:rPr>
          <w:ins w:id="877" w:author="Mohamed Asbour Kaba Diakité" w:date="2026-02-20T14:29:58Z"/>
        </w:rPr>
      </w:pPr>
      <w:ins w:id="878" w:author="Mohamed Asbour Kaba Diakité" w:date="2026-02-20T14:29:58Z">
        <w:r>
          <w:rPr/>
          <w:t>Suite à une orientation demandée par Monsieur Moud Barry, nous devions choisir un module SAP correspondant à notre profil académique.</w:t>
        </w:r>
      </w:ins>
    </w:p>
    <w:p w14:paraId="76C9A872">
      <w:pPr>
        <w:pStyle w:val="9"/>
        <w:keepNext w:val="0"/>
        <w:keepLines w:val="0"/>
        <w:widowControl/>
        <w:suppressLineNumbers w:val="0"/>
        <w:rPr>
          <w:ins w:id="879" w:author="Mohamed Asbour Kaba Diakité" w:date="2026-02-20T14:29:58Z"/>
        </w:rPr>
      </w:pPr>
      <w:ins w:id="880" w:author="Mohamed Asbour Kaba Diakité" w:date="2026-02-20T14:29:58Z">
        <w:r>
          <w:rPr/>
          <w:t xml:space="preserve">Compte tenu de mes différents parcours (QSHE, logistique, systèmes), j’ai choisi le module </w:t>
        </w:r>
      </w:ins>
      <w:ins w:id="881" w:author="Mohamed Asbour Kaba Diakité" w:date="2026-02-20T14:29:58Z">
        <w:r>
          <w:rPr>
            <w:rStyle w:val="6"/>
          </w:rPr>
          <w:t>MM (Material Management)</w:t>
        </w:r>
      </w:ins>
      <w:ins w:id="882" w:author="Mohamed Asbour Kaba Diakité" w:date="2026-02-20T14:29:58Z">
        <w:r>
          <w:rPr/>
          <w:t>.</w:t>
        </w:r>
      </w:ins>
    </w:p>
    <w:p w14:paraId="48AFBD97">
      <w:pPr>
        <w:pStyle w:val="9"/>
        <w:keepNext w:val="0"/>
        <w:keepLines w:val="0"/>
        <w:widowControl/>
        <w:suppressLineNumbers w:val="0"/>
        <w:tabs>
          <w:tab w:val="left" w:pos="720"/>
        </w:tabs>
        <w:spacing w:before="0" w:beforeAutospacing="1" w:after="0" w:afterAutospacing="1"/>
        <w:ind w:left="1440"/>
        <w:rPr>
          <w:ins w:id="884" w:author="Mohamed Asbour Kaba Diakité" w:date="2026-02-20T14:29:58Z"/>
        </w:rPr>
        <w:pPrChange w:id="883" w:author="Mohamed Asbour Kaba Diakité" w:date="2026-02-20T14:33:26Z">
          <w:pPr>
            <w:keepNext w:val="0"/>
            <w:keepLines w:val="0"/>
            <w:widowControl/>
            <w:numPr>
              <w:ilvl w:val="0"/>
              <w:numId w:val="34"/>
            </w:numPr>
            <w:suppressLineNumbers w:val="0"/>
            <w:spacing w:before="0" w:beforeAutospacing="1" w:after="0" w:afterAutospacing="1"/>
            <w:ind w:left="1440" w:hanging="360"/>
          </w:pPr>
        </w:pPrChange>
      </w:pPr>
      <w:ins w:id="885" w:author="Mohamed Asbour Kaba Diakité" w:date="2026-02-20T14:29:58Z">
        <w:r>
          <w:rPr/>
          <w:t>Transactions étudiées :</w:t>
        </w:r>
      </w:ins>
    </w:p>
    <w:p w14:paraId="50809A67">
      <w:pPr>
        <w:pStyle w:val="9"/>
        <w:keepNext w:val="0"/>
        <w:keepLines w:val="0"/>
        <w:widowControl/>
        <w:suppressLineNumbers w:val="0"/>
        <w:tabs>
          <w:tab w:val="left" w:pos="720"/>
        </w:tabs>
        <w:spacing w:before="0" w:beforeAutospacing="1" w:after="0" w:afterAutospacing="1"/>
        <w:ind w:left="720"/>
        <w:rPr>
          <w:ins w:id="887" w:author="Mohamed Asbour Kaba Diakité" w:date="2026-02-20T14:29:58Z"/>
        </w:rPr>
        <w:pPrChange w:id="886" w:author="Mohamed Asbour Kaba Diakité" w:date="2026-02-20T14:33:23Z">
          <w:pPr>
            <w:keepNext w:val="0"/>
            <w:keepLines w:val="0"/>
            <w:widowControl/>
            <w:numPr>
              <w:ilvl w:val="0"/>
              <w:numId w:val="34"/>
            </w:numPr>
            <w:suppressLineNumbers w:val="0"/>
            <w:spacing w:before="0" w:beforeAutospacing="1" w:after="0" w:afterAutospacing="1"/>
            <w:ind w:left="1440" w:hanging="360"/>
          </w:pPr>
        </w:pPrChange>
      </w:pPr>
      <w:ins w:id="888" w:author="Mohamed Asbour Kaba Diakité" w:date="2026-02-20T14:29:58Z">
        <w:r>
          <w:rPr>
            <w:rStyle w:val="6"/>
          </w:rPr>
          <w:t>MMBE</w:t>
        </w:r>
      </w:ins>
      <w:ins w:id="889" w:author="Mohamed Asbour Kaba Diakité" w:date="2026-02-20T14:29:58Z">
        <w:r>
          <w:rPr/>
          <w:t xml:space="preserve"> : aperçu des stocks</w:t>
        </w:r>
      </w:ins>
    </w:p>
    <w:p w14:paraId="49FA64DB">
      <w:pPr>
        <w:pStyle w:val="9"/>
        <w:keepNext w:val="0"/>
        <w:keepLines w:val="0"/>
        <w:widowControl/>
        <w:suppressLineNumbers w:val="0"/>
        <w:tabs>
          <w:tab w:val="left" w:pos="720"/>
        </w:tabs>
        <w:spacing w:before="0" w:beforeAutospacing="1" w:after="0" w:afterAutospacing="1"/>
        <w:ind w:left="720"/>
        <w:rPr>
          <w:ins w:id="891" w:author="Mohamed Asbour Kaba Diakité" w:date="2026-02-20T14:29:58Z"/>
        </w:rPr>
        <w:pPrChange w:id="890" w:author="Mohamed Asbour Kaba Diakité" w:date="2026-02-20T14:33:20Z">
          <w:pPr>
            <w:keepNext w:val="0"/>
            <w:keepLines w:val="0"/>
            <w:widowControl/>
            <w:numPr>
              <w:ilvl w:val="0"/>
              <w:numId w:val="34"/>
            </w:numPr>
            <w:suppressLineNumbers w:val="0"/>
            <w:spacing w:before="0" w:beforeAutospacing="1" w:after="0" w:afterAutospacing="1"/>
            <w:ind w:left="1440" w:hanging="360"/>
          </w:pPr>
        </w:pPrChange>
      </w:pPr>
      <w:ins w:id="892" w:author="Mohamed Asbour Kaba Diakité" w:date="2026-02-20T14:29:58Z">
        <w:r>
          <w:rPr>
            <w:rStyle w:val="6"/>
          </w:rPr>
          <w:t>MB51</w:t>
        </w:r>
      </w:ins>
      <w:ins w:id="893" w:author="Mohamed Asbour Kaba Diakité" w:date="2026-02-20T14:29:58Z">
        <w:r>
          <w:rPr/>
          <w:t xml:space="preserve"> : liste des documents matériels</w:t>
        </w:r>
      </w:ins>
    </w:p>
    <w:p w14:paraId="30999C15">
      <w:pPr>
        <w:pStyle w:val="9"/>
        <w:keepNext w:val="0"/>
        <w:keepLines w:val="0"/>
        <w:widowControl/>
        <w:suppressLineNumbers w:val="0"/>
        <w:tabs>
          <w:tab w:val="left" w:pos="720"/>
        </w:tabs>
        <w:spacing w:before="0" w:beforeAutospacing="1" w:after="0" w:afterAutospacing="1"/>
        <w:ind w:left="720"/>
        <w:rPr>
          <w:ins w:id="895" w:author="Mohamed Asbour Kaba Diakité" w:date="2026-02-20T14:29:58Z"/>
        </w:rPr>
        <w:pPrChange w:id="894" w:author="Mohamed Asbour Kaba Diakité" w:date="2026-02-20T14:33:16Z">
          <w:pPr>
            <w:keepNext w:val="0"/>
            <w:keepLines w:val="0"/>
            <w:widowControl/>
            <w:numPr>
              <w:ilvl w:val="0"/>
              <w:numId w:val="34"/>
            </w:numPr>
            <w:suppressLineNumbers w:val="0"/>
            <w:spacing w:before="0" w:beforeAutospacing="1" w:after="0" w:afterAutospacing="1"/>
            <w:ind w:left="1440" w:hanging="360"/>
          </w:pPr>
        </w:pPrChange>
      </w:pPr>
      <w:ins w:id="896" w:author="Mohamed Asbour Kaba Diakité" w:date="2026-02-20T14:29:58Z">
        <w:r>
          <w:rPr>
            <w:rStyle w:val="6"/>
          </w:rPr>
          <w:t>MD04</w:t>
        </w:r>
      </w:ins>
      <w:ins w:id="897" w:author="Mohamed Asbour Kaba Diakité" w:date="2026-02-20T14:29:58Z">
        <w:r>
          <w:rPr/>
          <w:t xml:space="preserve"> : situation des besoins et disponibilités</w:t>
        </w:r>
      </w:ins>
    </w:p>
    <w:p w14:paraId="553AC578">
      <w:pPr>
        <w:pStyle w:val="9"/>
        <w:keepNext w:val="0"/>
        <w:keepLines w:val="0"/>
        <w:widowControl/>
        <w:suppressLineNumbers w:val="0"/>
        <w:tabs>
          <w:tab w:val="left" w:pos="720"/>
        </w:tabs>
        <w:spacing w:before="0" w:beforeAutospacing="1" w:after="0" w:afterAutospacing="1"/>
        <w:ind w:left="1440"/>
        <w:rPr>
          <w:ins w:id="899" w:author="Mohamed Asbour Kaba Diakité" w:date="2026-02-20T14:29:58Z"/>
        </w:rPr>
        <w:pPrChange w:id="898" w:author="Mohamed Asbour Kaba Diakité" w:date="2026-02-20T14:33:14Z">
          <w:pPr>
            <w:keepNext w:val="0"/>
            <w:keepLines w:val="0"/>
            <w:widowControl/>
            <w:numPr>
              <w:ilvl w:val="0"/>
              <w:numId w:val="35"/>
            </w:numPr>
            <w:suppressLineNumbers w:val="0"/>
            <w:spacing w:before="0" w:beforeAutospacing="1" w:after="0" w:afterAutospacing="1"/>
            <w:ind w:left="1440" w:hanging="360"/>
          </w:pPr>
        </w:pPrChange>
      </w:pPr>
      <w:ins w:id="900" w:author="Mohamed Asbour Kaba Diakité" w:date="2026-02-20T14:29:58Z">
        <w:r>
          <w:rPr/>
          <w:t>J’ai commencé à analyser le cycle complet d’approvisionnement :</w:t>
        </w:r>
      </w:ins>
    </w:p>
    <w:p w14:paraId="65EFA1ED">
      <w:pPr>
        <w:pStyle w:val="9"/>
        <w:keepNext w:val="0"/>
        <w:keepLines w:val="0"/>
        <w:widowControl/>
        <w:suppressLineNumbers w:val="0"/>
        <w:tabs>
          <w:tab w:val="left" w:pos="720"/>
        </w:tabs>
        <w:spacing w:before="0" w:beforeAutospacing="1" w:after="0" w:afterAutospacing="1"/>
        <w:ind w:left="720"/>
        <w:rPr>
          <w:ins w:id="902" w:author="Mohamed Asbour Kaba Diakité" w:date="2026-02-20T14:29:58Z"/>
        </w:rPr>
        <w:pPrChange w:id="901" w:author="Mohamed Asbour Kaba Diakité" w:date="2026-02-20T14:33:11Z">
          <w:pPr>
            <w:keepNext w:val="0"/>
            <w:keepLines w:val="0"/>
            <w:widowControl/>
            <w:numPr>
              <w:ilvl w:val="0"/>
              <w:numId w:val="35"/>
            </w:numPr>
            <w:suppressLineNumbers w:val="0"/>
            <w:spacing w:before="0" w:beforeAutospacing="1" w:after="0" w:afterAutospacing="1"/>
            <w:ind w:left="1440" w:hanging="360"/>
          </w:pPr>
        </w:pPrChange>
      </w:pPr>
      <w:ins w:id="903" w:author="Mohamed Asbour Kaba Diakité" w:date="2026-02-20T14:29:58Z">
        <w:r>
          <w:rPr/>
          <w:t>Demande d’achat</w:t>
        </w:r>
      </w:ins>
    </w:p>
    <w:p w14:paraId="66EE5F09">
      <w:pPr>
        <w:pStyle w:val="9"/>
        <w:keepNext w:val="0"/>
        <w:keepLines w:val="0"/>
        <w:widowControl/>
        <w:suppressLineNumbers w:val="0"/>
        <w:tabs>
          <w:tab w:val="left" w:pos="720"/>
        </w:tabs>
        <w:spacing w:before="0" w:beforeAutospacing="1" w:after="0" w:afterAutospacing="1"/>
        <w:ind w:left="720"/>
        <w:rPr>
          <w:ins w:id="905" w:author="Mohamed Asbour Kaba Diakité" w:date="2026-02-20T14:29:58Z"/>
        </w:rPr>
        <w:pPrChange w:id="904" w:author="Mohamed Asbour Kaba Diakité" w:date="2026-02-20T14:33:07Z">
          <w:pPr>
            <w:keepNext w:val="0"/>
            <w:keepLines w:val="0"/>
            <w:widowControl/>
            <w:numPr>
              <w:ilvl w:val="0"/>
              <w:numId w:val="35"/>
            </w:numPr>
            <w:suppressLineNumbers w:val="0"/>
            <w:spacing w:before="0" w:beforeAutospacing="1" w:after="0" w:afterAutospacing="1"/>
            <w:ind w:left="1440" w:hanging="360"/>
          </w:pPr>
        </w:pPrChange>
      </w:pPr>
      <w:ins w:id="906" w:author="Mohamed Asbour Kaba Diakité" w:date="2026-02-20T14:29:58Z">
        <w:r>
          <w:rPr/>
          <w:t>Commande</w:t>
        </w:r>
      </w:ins>
    </w:p>
    <w:p w14:paraId="4EE493F9">
      <w:pPr>
        <w:pStyle w:val="9"/>
        <w:keepNext w:val="0"/>
        <w:keepLines w:val="0"/>
        <w:widowControl/>
        <w:suppressLineNumbers w:val="0"/>
        <w:tabs>
          <w:tab w:val="left" w:pos="720"/>
        </w:tabs>
        <w:spacing w:before="0" w:beforeAutospacing="1" w:after="0" w:afterAutospacing="1"/>
        <w:ind w:left="720"/>
        <w:rPr>
          <w:ins w:id="908" w:author="Mohamed Asbour Kaba Diakité" w:date="2026-02-20T14:29:58Z"/>
        </w:rPr>
        <w:pPrChange w:id="907" w:author="Mohamed Asbour Kaba Diakité" w:date="2026-02-20T14:33:04Z">
          <w:pPr>
            <w:keepNext w:val="0"/>
            <w:keepLines w:val="0"/>
            <w:widowControl/>
            <w:numPr>
              <w:ilvl w:val="0"/>
              <w:numId w:val="35"/>
            </w:numPr>
            <w:suppressLineNumbers w:val="0"/>
            <w:spacing w:before="0" w:beforeAutospacing="1" w:after="0" w:afterAutospacing="1"/>
            <w:ind w:left="1440" w:hanging="360"/>
          </w:pPr>
        </w:pPrChange>
      </w:pPr>
      <w:ins w:id="909" w:author="Mohamed Asbour Kaba Diakité" w:date="2026-02-20T14:29:58Z">
        <w:r>
          <w:rPr/>
          <w:t>Réception (MIGO)</w:t>
        </w:r>
      </w:ins>
    </w:p>
    <w:p w14:paraId="0A306428">
      <w:pPr>
        <w:pStyle w:val="9"/>
        <w:keepNext w:val="0"/>
        <w:keepLines w:val="0"/>
        <w:widowControl/>
        <w:suppressLineNumbers w:val="0"/>
        <w:tabs>
          <w:tab w:val="left" w:pos="720"/>
        </w:tabs>
        <w:spacing w:before="0" w:beforeAutospacing="1" w:after="0" w:afterAutospacing="1"/>
        <w:ind w:left="720"/>
        <w:rPr>
          <w:ins w:id="911" w:author="Mohamed Asbour Kaba Diakité" w:date="2026-02-20T14:29:58Z"/>
        </w:rPr>
        <w:pPrChange w:id="910" w:author="Mohamed Asbour Kaba Diakité" w:date="2026-02-20T14:33:01Z">
          <w:pPr>
            <w:keepNext w:val="0"/>
            <w:keepLines w:val="0"/>
            <w:widowControl/>
            <w:numPr>
              <w:ilvl w:val="0"/>
              <w:numId w:val="35"/>
            </w:numPr>
            <w:suppressLineNumbers w:val="0"/>
            <w:spacing w:before="0" w:beforeAutospacing="1" w:after="0" w:afterAutospacing="1"/>
            <w:ind w:left="1440" w:hanging="360"/>
          </w:pPr>
        </w:pPrChange>
      </w:pPr>
      <w:ins w:id="912" w:author="Mohamed Asbour Kaba Diakité" w:date="2026-02-20T14:29:58Z">
        <w:r>
          <w:rPr/>
          <w:t>Mouvement de stock</w:t>
        </w:r>
      </w:ins>
    </w:p>
    <w:p w14:paraId="336F5CB0">
      <w:pPr>
        <w:pStyle w:val="9"/>
        <w:keepNext w:val="0"/>
        <w:keepLines w:val="0"/>
        <w:widowControl/>
        <w:suppressLineNumbers w:val="0"/>
        <w:tabs>
          <w:tab w:val="left" w:pos="720"/>
        </w:tabs>
        <w:spacing w:before="0" w:beforeAutospacing="1" w:after="0" w:afterAutospacing="1"/>
        <w:ind w:left="720"/>
        <w:rPr>
          <w:ins w:id="914" w:author="Mohamed Asbour Kaba Diakité" w:date="2026-02-20T14:29:58Z"/>
        </w:rPr>
        <w:pPrChange w:id="913" w:author="Mohamed Asbour Kaba Diakité" w:date="2026-02-20T14:32:57Z">
          <w:pPr>
            <w:keepNext w:val="0"/>
            <w:keepLines w:val="0"/>
            <w:widowControl/>
            <w:numPr>
              <w:ilvl w:val="0"/>
              <w:numId w:val="35"/>
            </w:numPr>
            <w:suppressLineNumbers w:val="0"/>
            <w:spacing w:before="0" w:beforeAutospacing="1" w:after="0" w:afterAutospacing="1"/>
            <w:ind w:left="1440" w:hanging="360"/>
          </w:pPr>
        </w:pPrChange>
      </w:pPr>
      <w:ins w:id="915" w:author="Mohamed Asbour Kaba Diakité" w:date="2026-02-20T14:29:58Z">
        <w:r>
          <w:rPr/>
          <w:t>Comptabilisation</w:t>
        </w:r>
      </w:ins>
    </w:p>
    <w:p w14:paraId="0E8BC04B">
      <w:pPr>
        <w:pStyle w:val="9"/>
        <w:keepNext w:val="0"/>
        <w:keepLines w:val="0"/>
        <w:widowControl/>
        <w:suppressLineNumbers w:val="0"/>
        <w:rPr>
          <w:ins w:id="917" w:author="Mohamed Asbour Kaba Diakité" w:date="2026-02-20T14:29:58Z"/>
        </w:rPr>
        <w:pPrChange w:id="916" w:author="Mohamed Asbour Kaba Diakité" w:date="2026-02-20T14:32:54Z">
          <w:pPr>
            <w:keepNext w:val="0"/>
            <w:keepLines w:val="0"/>
            <w:widowControl/>
            <w:suppressLineNumbers w:val="0"/>
          </w:pPr>
        </w:pPrChange>
      </w:pPr>
      <w:ins w:id="918" w:author="Mohamed Asbour Kaba Diakité" w:date="2026-02-20T14:29:58Z">
        <w:r>
          <w:rPr/>
          <w:t>Cette vision globale m’a permis de relier les transactions entre elles.</w:t>
        </w:r>
      </w:ins>
    </w:p>
    <w:p w14:paraId="124F4F48">
      <w:pPr>
        <w:pStyle w:val="3"/>
        <w:keepNext w:val="0"/>
        <w:keepLines w:val="0"/>
        <w:widowControl/>
        <w:suppressLineNumbers w:val="0"/>
        <w:rPr>
          <w:ins w:id="919" w:author="Mohamed Asbour Kaba Diakité" w:date="2026-02-20T14:29:58Z"/>
        </w:rPr>
      </w:pPr>
      <w:ins w:id="920" w:author="Mohamed Asbour Kaba Diakité" w:date="2026-02-20T14:29:58Z">
        <w:r>
          <w:rPr/>
          <w:t>5.7.6 Participation au développement du projet (19/02/2026)</w:t>
        </w:r>
      </w:ins>
    </w:p>
    <w:p w14:paraId="6AB28585">
      <w:pPr>
        <w:pStyle w:val="9"/>
        <w:keepNext w:val="0"/>
        <w:keepLines w:val="0"/>
        <w:widowControl/>
        <w:suppressLineNumbers w:val="0"/>
        <w:tabs>
          <w:tab w:val="left" w:pos="720"/>
        </w:tabs>
        <w:spacing w:before="0" w:beforeAutospacing="1" w:after="0" w:afterAutospacing="1"/>
        <w:ind w:left="1440"/>
        <w:rPr>
          <w:ins w:id="922" w:author="Mohamed Asbour Kaba Diakité" w:date="2026-02-20T14:29:58Z"/>
        </w:rPr>
        <w:pPrChange w:id="921" w:author="Mohamed Asbour Kaba Diakité" w:date="2026-02-20T14:32:49Z">
          <w:pPr>
            <w:keepNext w:val="0"/>
            <w:keepLines w:val="0"/>
            <w:widowControl/>
            <w:numPr>
              <w:ilvl w:val="0"/>
              <w:numId w:val="36"/>
            </w:numPr>
            <w:suppressLineNumbers w:val="0"/>
            <w:spacing w:before="0" w:beforeAutospacing="1" w:after="0" w:afterAutospacing="1"/>
            <w:ind w:left="1440" w:hanging="360"/>
          </w:pPr>
        </w:pPrChange>
      </w:pPr>
      <w:ins w:id="923" w:author="Mohamed Asbour Kaba Diakité" w:date="2026-02-20T14:29:58Z">
        <w:r>
          <w:rPr/>
          <w:t>Nous avons assisté Monsieur Sylla Hassane dans :</w:t>
        </w:r>
      </w:ins>
    </w:p>
    <w:p w14:paraId="1373EFE5">
      <w:pPr>
        <w:pStyle w:val="9"/>
        <w:keepNext w:val="0"/>
        <w:keepLines w:val="0"/>
        <w:widowControl/>
        <w:suppressLineNumbers w:val="0"/>
        <w:tabs>
          <w:tab w:val="left" w:pos="720"/>
        </w:tabs>
        <w:spacing w:before="0" w:beforeAutospacing="1" w:after="0" w:afterAutospacing="1"/>
        <w:ind w:left="720"/>
        <w:rPr>
          <w:ins w:id="925" w:author="Mohamed Asbour Kaba Diakité" w:date="2026-02-20T14:29:58Z"/>
        </w:rPr>
        <w:pPrChange w:id="924" w:author="Mohamed Asbour Kaba Diakité" w:date="2026-02-20T14:32:46Z">
          <w:pPr>
            <w:keepNext w:val="0"/>
            <w:keepLines w:val="0"/>
            <w:widowControl/>
            <w:numPr>
              <w:ilvl w:val="0"/>
              <w:numId w:val="36"/>
            </w:numPr>
            <w:suppressLineNumbers w:val="0"/>
            <w:spacing w:before="0" w:beforeAutospacing="1" w:after="0" w:afterAutospacing="1"/>
            <w:ind w:left="1440" w:hanging="360"/>
          </w:pPr>
        </w:pPrChange>
      </w:pPr>
      <w:ins w:id="926" w:author="Mohamed Asbour Kaba Diakité" w:date="2026-02-20T14:29:58Z">
        <w:r>
          <w:rPr/>
          <w:t>Configuration Laravel</w:t>
        </w:r>
      </w:ins>
    </w:p>
    <w:p w14:paraId="3D814C11">
      <w:pPr>
        <w:pStyle w:val="9"/>
        <w:keepNext w:val="0"/>
        <w:keepLines w:val="0"/>
        <w:widowControl/>
        <w:suppressLineNumbers w:val="0"/>
        <w:tabs>
          <w:tab w:val="left" w:pos="720"/>
        </w:tabs>
        <w:spacing w:before="0" w:beforeAutospacing="1" w:after="0" w:afterAutospacing="1"/>
        <w:ind w:left="720"/>
        <w:rPr>
          <w:ins w:id="928" w:author="Mohamed Asbour Kaba Diakité" w:date="2026-02-20T14:29:58Z"/>
        </w:rPr>
        <w:pPrChange w:id="927" w:author="Mohamed Asbour Kaba Diakité" w:date="2026-02-20T14:32:43Z">
          <w:pPr>
            <w:keepNext w:val="0"/>
            <w:keepLines w:val="0"/>
            <w:widowControl/>
            <w:numPr>
              <w:ilvl w:val="0"/>
              <w:numId w:val="36"/>
            </w:numPr>
            <w:suppressLineNumbers w:val="0"/>
            <w:spacing w:before="0" w:beforeAutospacing="1" w:after="0" w:afterAutospacing="1"/>
            <w:ind w:left="1440" w:hanging="360"/>
          </w:pPr>
        </w:pPrChange>
      </w:pPr>
      <w:ins w:id="929" w:author="Mohamed Asbour Kaba Diakité" w:date="2026-02-20T14:29:58Z">
        <w:r>
          <w:rPr/>
          <w:t>Installation MySQL</w:t>
        </w:r>
      </w:ins>
    </w:p>
    <w:p w14:paraId="5D392C75">
      <w:pPr>
        <w:pStyle w:val="9"/>
        <w:keepNext w:val="0"/>
        <w:keepLines w:val="0"/>
        <w:widowControl/>
        <w:suppressLineNumbers w:val="0"/>
        <w:tabs>
          <w:tab w:val="left" w:pos="720"/>
        </w:tabs>
        <w:spacing w:before="0" w:beforeAutospacing="1" w:after="0" w:afterAutospacing="1"/>
        <w:ind w:left="720"/>
        <w:rPr>
          <w:ins w:id="931" w:author="Mohamed Asbour Kaba Diakité" w:date="2026-02-20T14:29:58Z"/>
        </w:rPr>
        <w:pPrChange w:id="930" w:author="Mohamed Asbour Kaba Diakité" w:date="2026-02-20T14:32:39Z">
          <w:pPr>
            <w:keepNext w:val="0"/>
            <w:keepLines w:val="0"/>
            <w:widowControl/>
            <w:numPr>
              <w:ilvl w:val="0"/>
              <w:numId w:val="36"/>
            </w:numPr>
            <w:suppressLineNumbers w:val="0"/>
            <w:spacing w:before="0" w:beforeAutospacing="1" w:after="0" w:afterAutospacing="1"/>
            <w:ind w:left="1440" w:hanging="360"/>
          </w:pPr>
        </w:pPrChange>
      </w:pPr>
      <w:ins w:id="932" w:author="Mohamed Asbour Kaba Diakité" w:date="2026-02-20T14:29:58Z">
        <w:r>
          <w:rPr/>
          <w:t>Connexion base de données – application PHP</w:t>
        </w:r>
      </w:ins>
    </w:p>
    <w:p w14:paraId="01F0AB0B">
      <w:pPr>
        <w:pStyle w:val="9"/>
        <w:keepNext w:val="0"/>
        <w:keepLines w:val="0"/>
        <w:widowControl/>
        <w:suppressLineNumbers w:val="0"/>
        <w:tabs>
          <w:tab w:val="left" w:pos="720"/>
        </w:tabs>
        <w:spacing w:before="0" w:beforeAutospacing="1" w:after="0" w:afterAutospacing="1"/>
        <w:ind w:left="1440"/>
        <w:rPr>
          <w:ins w:id="934" w:author="Mohamed Asbour Kaba Diakité" w:date="2026-02-20T14:29:58Z"/>
        </w:rPr>
        <w:pPrChange w:id="933" w:author="Mohamed Asbour Kaba Diakité" w:date="2026-02-20T14:32:33Z">
          <w:pPr>
            <w:keepNext w:val="0"/>
            <w:keepLines w:val="0"/>
            <w:widowControl/>
            <w:numPr>
              <w:ilvl w:val="0"/>
              <w:numId w:val="37"/>
            </w:numPr>
            <w:suppressLineNumbers w:val="0"/>
            <w:spacing w:before="0" w:beforeAutospacing="1" w:after="0" w:afterAutospacing="1"/>
            <w:ind w:left="1440" w:hanging="360"/>
          </w:pPr>
        </w:pPrChange>
      </w:pPr>
      <w:ins w:id="935" w:author="Mohamed Asbour Kaba Diakité" w:date="2026-02-20T14:29:58Z">
        <w:r>
          <w:rPr/>
          <w:t>Ce projet de plateforme de bulletins de paie combine :</w:t>
        </w:r>
      </w:ins>
    </w:p>
    <w:p w14:paraId="151CD0FC">
      <w:pPr>
        <w:pStyle w:val="9"/>
        <w:keepNext w:val="0"/>
        <w:keepLines w:val="0"/>
        <w:widowControl/>
        <w:suppressLineNumbers w:val="0"/>
        <w:tabs>
          <w:tab w:val="left" w:pos="720"/>
        </w:tabs>
        <w:spacing w:before="0" w:beforeAutospacing="1" w:after="0" w:afterAutospacing="1"/>
        <w:ind w:left="720"/>
        <w:rPr>
          <w:ins w:id="937" w:author="Mohamed Asbour Kaba Diakité" w:date="2026-02-20T14:29:58Z"/>
        </w:rPr>
        <w:pPrChange w:id="936" w:author="Mohamed Asbour Kaba Diakité" w:date="2026-02-20T14:32:30Z">
          <w:pPr>
            <w:keepNext w:val="0"/>
            <w:keepLines w:val="0"/>
            <w:widowControl/>
            <w:numPr>
              <w:ilvl w:val="0"/>
              <w:numId w:val="37"/>
            </w:numPr>
            <w:suppressLineNumbers w:val="0"/>
            <w:spacing w:before="0" w:beforeAutospacing="1" w:after="0" w:afterAutospacing="1"/>
            <w:ind w:left="1440" w:hanging="360"/>
          </w:pPr>
        </w:pPrChange>
      </w:pPr>
      <w:ins w:id="938" w:author="Mohamed Asbour Kaba Diakité" w:date="2026-02-20T14:29:58Z">
        <w:r>
          <w:rPr/>
          <w:t>PHP</w:t>
        </w:r>
      </w:ins>
    </w:p>
    <w:p w14:paraId="1532FF42">
      <w:pPr>
        <w:pStyle w:val="9"/>
        <w:keepNext w:val="0"/>
        <w:keepLines w:val="0"/>
        <w:widowControl/>
        <w:suppressLineNumbers w:val="0"/>
        <w:tabs>
          <w:tab w:val="left" w:pos="720"/>
        </w:tabs>
        <w:spacing w:before="0" w:beforeAutospacing="1" w:after="0" w:afterAutospacing="1"/>
        <w:ind w:left="720"/>
        <w:rPr>
          <w:ins w:id="940" w:author="Mohamed Asbour Kaba Diakité" w:date="2026-02-20T14:29:58Z"/>
        </w:rPr>
        <w:pPrChange w:id="939" w:author="Mohamed Asbour Kaba Diakité" w:date="2026-02-20T14:32:27Z">
          <w:pPr>
            <w:keepNext w:val="0"/>
            <w:keepLines w:val="0"/>
            <w:widowControl/>
            <w:numPr>
              <w:ilvl w:val="0"/>
              <w:numId w:val="37"/>
            </w:numPr>
            <w:suppressLineNumbers w:val="0"/>
            <w:spacing w:before="0" w:beforeAutospacing="1" w:after="0" w:afterAutospacing="1"/>
            <w:ind w:left="1440" w:hanging="360"/>
          </w:pPr>
        </w:pPrChange>
      </w:pPr>
      <w:ins w:id="941" w:author="Mohamed Asbour Kaba Diakité" w:date="2026-02-20T14:29:58Z">
        <w:r>
          <w:rPr/>
          <w:t>Laravel</w:t>
        </w:r>
      </w:ins>
    </w:p>
    <w:p w14:paraId="30AB9576">
      <w:pPr>
        <w:pStyle w:val="9"/>
        <w:keepNext w:val="0"/>
        <w:keepLines w:val="0"/>
        <w:widowControl/>
        <w:suppressLineNumbers w:val="0"/>
        <w:tabs>
          <w:tab w:val="left" w:pos="720"/>
        </w:tabs>
        <w:spacing w:before="0" w:beforeAutospacing="1" w:after="0" w:afterAutospacing="1"/>
        <w:ind w:left="720"/>
        <w:rPr>
          <w:ins w:id="943" w:author="Mohamed Asbour Kaba Diakité" w:date="2026-02-20T14:29:58Z"/>
        </w:rPr>
        <w:pPrChange w:id="942" w:author="Mohamed Asbour Kaba Diakité" w:date="2026-02-20T14:32:23Z">
          <w:pPr>
            <w:keepNext w:val="0"/>
            <w:keepLines w:val="0"/>
            <w:widowControl/>
            <w:numPr>
              <w:ilvl w:val="0"/>
              <w:numId w:val="37"/>
            </w:numPr>
            <w:suppressLineNumbers w:val="0"/>
            <w:spacing w:before="0" w:beforeAutospacing="1" w:after="0" w:afterAutospacing="1"/>
            <w:ind w:left="1440" w:hanging="360"/>
          </w:pPr>
        </w:pPrChange>
      </w:pPr>
      <w:ins w:id="944" w:author="Mohamed Asbour Kaba Diakité" w:date="2026-02-20T14:29:58Z">
        <w:r>
          <w:rPr/>
          <w:t>MySQL</w:t>
        </w:r>
      </w:ins>
    </w:p>
    <w:p w14:paraId="1B3A9ADB">
      <w:pPr>
        <w:pStyle w:val="9"/>
        <w:keepNext w:val="0"/>
        <w:keepLines w:val="0"/>
        <w:widowControl/>
        <w:suppressLineNumbers w:val="0"/>
        <w:tabs>
          <w:tab w:val="left" w:pos="720"/>
        </w:tabs>
        <w:spacing w:before="0" w:beforeAutospacing="1" w:after="0" w:afterAutospacing="1"/>
        <w:ind w:left="720"/>
        <w:rPr>
          <w:ins w:id="946" w:author="Mohamed Asbour Kaba Diakité" w:date="2026-02-20T14:29:58Z"/>
        </w:rPr>
        <w:pPrChange w:id="945" w:author="Mohamed Asbour Kaba Diakité" w:date="2026-02-20T14:32:20Z">
          <w:pPr>
            <w:keepNext w:val="0"/>
            <w:keepLines w:val="0"/>
            <w:widowControl/>
            <w:numPr>
              <w:ilvl w:val="0"/>
              <w:numId w:val="37"/>
            </w:numPr>
            <w:suppressLineNumbers w:val="0"/>
            <w:spacing w:before="0" w:beforeAutospacing="1" w:after="0" w:afterAutospacing="1"/>
            <w:ind w:left="1440" w:hanging="360"/>
          </w:pPr>
        </w:pPrChange>
      </w:pPr>
      <w:ins w:id="947" w:author="Mohamed Asbour Kaba Diakité" w:date="2026-02-20T14:29:58Z">
        <w:r>
          <w:rPr/>
          <w:t>Apache Server</w:t>
        </w:r>
      </w:ins>
    </w:p>
    <w:p w14:paraId="418E821A">
      <w:pPr>
        <w:pStyle w:val="9"/>
        <w:keepNext w:val="0"/>
        <w:keepLines w:val="0"/>
        <w:widowControl/>
        <w:suppressLineNumbers w:val="0"/>
        <w:rPr>
          <w:ins w:id="949" w:author="Mohamed Asbour Kaba Diakité" w:date="2026-02-20T14:29:58Z"/>
        </w:rPr>
        <w:pPrChange w:id="948" w:author="Mohamed Asbour Kaba Diakité" w:date="2026-02-20T14:32:17Z">
          <w:pPr>
            <w:keepNext w:val="0"/>
            <w:keepLines w:val="0"/>
            <w:widowControl/>
            <w:suppressLineNumbers w:val="0"/>
          </w:pPr>
        </w:pPrChange>
      </w:pPr>
      <w:ins w:id="950" w:author="Mohamed Asbour Kaba Diakité" w:date="2026-02-20T14:29:58Z">
        <w:r>
          <w:rPr/>
          <w:t>Il constitue une première immersion dans un environnement de développement web interne.</w:t>
        </w:r>
      </w:ins>
    </w:p>
    <w:p w14:paraId="13CB3A36">
      <w:pPr>
        <w:pStyle w:val="2"/>
        <w:keepNext w:val="0"/>
        <w:keepLines w:val="0"/>
        <w:widowControl/>
        <w:suppressLineNumbers w:val="0"/>
        <w:rPr>
          <w:ins w:id="951" w:author="Mohamed Asbour Kaba Diakité" w:date="2026-02-20T14:29:58Z"/>
        </w:rPr>
      </w:pPr>
      <w:ins w:id="952" w:author="Mohamed Asbour Kaba Diakité" w:date="2026-02-20T14:29:58Z">
        <w:r>
          <w:rPr/>
          <w:t>7. Difficultés rencontrées</w:t>
        </w:r>
      </w:ins>
    </w:p>
    <w:p w14:paraId="5E46FDEA">
      <w:pPr>
        <w:pStyle w:val="4"/>
        <w:keepNext w:val="0"/>
        <w:keepLines w:val="0"/>
        <w:widowControl/>
        <w:suppressLineNumbers w:val="0"/>
        <w:rPr>
          <w:ins w:id="953" w:author="Mohamed Asbour Kaba Diakité" w:date="2026-02-20T14:29:58Z"/>
        </w:rPr>
      </w:pPr>
      <w:ins w:id="954" w:author="Mohamed Asbour Kaba Diakité" w:date="2026-02-20T14:29:58Z">
        <w:r>
          <w:rPr/>
          <w:t>1. Difficulté de compréhension du processus de réservation (MB24)</w:t>
        </w:r>
      </w:ins>
    </w:p>
    <w:p w14:paraId="1F3B6CAA">
      <w:pPr>
        <w:pStyle w:val="9"/>
        <w:keepNext w:val="0"/>
        <w:keepLines w:val="0"/>
        <w:widowControl/>
        <w:suppressLineNumbers w:val="0"/>
        <w:rPr>
          <w:ins w:id="955" w:author="Mohamed Asbour Kaba Diakité" w:date="2026-02-20T14:29:58Z"/>
        </w:rPr>
      </w:pPr>
      <w:ins w:id="956" w:author="Mohamed Asbour Kaba Diakité" w:date="2026-02-20T14:29:58Z">
        <w:r>
          <w:rPr/>
          <w:t>Solution : Explication détaillée du flux par un encadrant.</w:t>
        </w:r>
      </w:ins>
    </w:p>
    <w:p w14:paraId="6B1EABB5">
      <w:pPr>
        <w:pStyle w:val="4"/>
        <w:keepNext w:val="0"/>
        <w:keepLines w:val="0"/>
        <w:widowControl/>
        <w:suppressLineNumbers w:val="0"/>
        <w:rPr>
          <w:ins w:id="957" w:author="Mohamed Asbour Kaba Diakité" w:date="2026-02-20T14:29:58Z"/>
        </w:rPr>
      </w:pPr>
      <w:ins w:id="958" w:author="Mohamed Asbour Kaba Diakité" w:date="2026-02-20T14:29:58Z">
        <w:r>
          <w:rPr/>
          <w:t>2. Retard dans l’obtention du matériel (écran)</w:t>
        </w:r>
      </w:ins>
    </w:p>
    <w:p w14:paraId="1E006614">
      <w:pPr>
        <w:pStyle w:val="9"/>
        <w:keepNext w:val="0"/>
        <w:keepLines w:val="0"/>
        <w:widowControl/>
        <w:suppressLineNumbers w:val="0"/>
        <w:rPr>
          <w:ins w:id="959" w:author="Mohamed Asbour Kaba Diakité" w:date="2026-02-20T14:29:58Z"/>
        </w:rPr>
      </w:pPr>
      <w:ins w:id="960" w:author="Mohamed Asbour Kaba Diakité" w:date="2026-02-20T14:29:58Z">
        <w:r>
          <w:rPr/>
          <w:t>Impact : ralentissement temporaire de productivité.</w:t>
        </w:r>
      </w:ins>
    </w:p>
    <w:p w14:paraId="473FFEEF">
      <w:pPr>
        <w:pStyle w:val="4"/>
        <w:keepNext w:val="0"/>
        <w:keepLines w:val="0"/>
        <w:widowControl/>
        <w:suppressLineNumbers w:val="0"/>
        <w:rPr>
          <w:ins w:id="961" w:author="Mohamed Asbour Kaba Diakité" w:date="2026-02-20T14:29:58Z"/>
        </w:rPr>
      </w:pPr>
      <w:ins w:id="962" w:author="Mohamed Asbour Kaba Diakité" w:date="2026-02-20T14:29:58Z">
        <w:r>
          <w:rPr/>
          <w:t>3. Difficulté d’orientation module SAP</w:t>
        </w:r>
      </w:ins>
    </w:p>
    <w:p w14:paraId="0BBE19E2">
      <w:pPr>
        <w:pStyle w:val="9"/>
        <w:keepNext w:val="0"/>
        <w:keepLines w:val="0"/>
        <w:widowControl/>
        <w:suppressLineNumbers w:val="0"/>
        <w:rPr>
          <w:ins w:id="964" w:author="Mohamed Asbour Kaba Diakité" w:date="2026-02-24T04:23:21Z"/>
        </w:rPr>
        <w:pPrChange w:id="963" w:author="Mohamed Asbour Kaba Diakité" w:date="2026-02-20T14:32:08Z">
          <w:pPr>
            <w:keepNext w:val="0"/>
            <w:keepLines w:val="0"/>
            <w:widowControl/>
            <w:suppressLineNumbers w:val="0"/>
          </w:pPr>
        </w:pPrChange>
      </w:pPr>
      <w:ins w:id="965" w:author="Mohamed Asbour Kaba Diakité" w:date="2026-02-20T14:29:58Z">
        <w:r>
          <w:rPr/>
          <w:t>Contexte : profil académique polyvalent.</w:t>
        </w:r>
      </w:ins>
      <w:ins w:id="966" w:author="Mohamed Asbour Kaba Diakité" w:date="2026-02-20T14:29:58Z">
        <w:r>
          <w:rPr/>
          <w:br w:type="textWrapping"/>
        </w:r>
      </w:ins>
      <w:ins w:id="967" w:author="Mohamed Asbour Kaba Diakité" w:date="2026-02-20T14:29:58Z">
        <w:r>
          <w:rPr/>
          <w:t>Solution : choix stratégique basé sur cohérence logistique.</w:t>
        </w:r>
      </w:ins>
    </w:p>
    <w:p w14:paraId="1B212F48">
      <w:pPr>
        <w:pStyle w:val="9"/>
        <w:keepNext w:val="0"/>
        <w:keepLines w:val="0"/>
        <w:widowControl/>
        <w:suppressLineNumbers w:val="0"/>
        <w:rPr>
          <w:ins w:id="969" w:author="Mohamed Asbour Kaba Diakité" w:date="2026-02-20T14:29:58Z"/>
          <w:rFonts w:hint="default"/>
          <w:lang w:val="fr-FR"/>
        </w:rPr>
        <w:pPrChange w:id="968" w:author="Mohamed Asbour Kaba Diakité" w:date="2026-02-20T14:32:08Z">
          <w:pPr>
            <w:keepNext w:val="0"/>
            <w:keepLines w:val="0"/>
            <w:widowControl/>
            <w:suppressLineNumbers w:val="0"/>
          </w:pPr>
        </w:pPrChange>
      </w:pPr>
      <w:ins w:id="970" w:author="Mohamed Asbour Kaba Diakité" w:date="2026-02-24T04:23:29Z">
        <w:r>
          <w:rPr>
            <w:rFonts w:hint="default"/>
            <w:lang w:val="fr-FR"/>
          </w:rPr>
          <w:t>A</w:t>
        </w:r>
      </w:ins>
      <w:ins w:id="971" w:author="Mohamed Asbour Kaba Diakité" w:date="2026-02-24T04:23:30Z">
        <w:r>
          <w:rPr>
            <w:rFonts w:hint="default"/>
            <w:lang w:val="fr-FR"/>
          </w:rPr>
          <w:t>lo</w:t>
        </w:r>
      </w:ins>
      <w:ins w:id="972" w:author="Mohamed Asbour Kaba Diakité" w:date="2026-02-24T04:23:31Z">
        <w:r>
          <w:rPr>
            <w:rFonts w:hint="default"/>
            <w:lang w:val="fr-FR"/>
          </w:rPr>
          <w:t>r</w:t>
        </w:r>
      </w:ins>
      <w:ins w:id="973" w:author="Mohamed Asbour Kaba Diakité" w:date="2026-02-24T04:23:32Z">
        <w:r>
          <w:rPr>
            <w:rFonts w:hint="default"/>
            <w:lang w:val="fr-FR"/>
          </w:rPr>
          <w:t>s de</w:t>
        </w:r>
      </w:ins>
      <w:ins w:id="974" w:author="Mohamed Asbour Kaba Diakité" w:date="2026-02-24T04:23:33Z">
        <w:r>
          <w:rPr>
            <w:rFonts w:hint="default"/>
            <w:lang w:val="fr-FR"/>
          </w:rPr>
          <w:t xml:space="preserve">ja </w:t>
        </w:r>
      </w:ins>
      <w:ins w:id="975" w:author="Mohamed Asbour Kaba Diakité" w:date="2026-02-24T04:23:34Z">
        <w:r>
          <w:rPr>
            <w:rFonts w:hint="default"/>
            <w:lang w:val="fr-FR"/>
          </w:rPr>
          <w:t>ces</w:t>
        </w:r>
      </w:ins>
      <w:ins w:id="976" w:author="Mohamed Asbour Kaba Diakité" w:date="2026-02-24T04:23:35Z">
        <w:r>
          <w:rPr>
            <w:rFonts w:hint="default"/>
            <w:lang w:val="fr-FR"/>
          </w:rPr>
          <w:t>t</w:t>
        </w:r>
      </w:ins>
      <w:ins w:id="977" w:author="Mohamed Asbour Kaba Diakité" w:date="2026-02-24T04:23:36Z">
        <w:r>
          <w:rPr>
            <w:rFonts w:hint="default"/>
            <w:lang w:val="fr-FR"/>
          </w:rPr>
          <w:t xml:space="preserve"> qu</w:t>
        </w:r>
      </w:ins>
      <w:ins w:id="978" w:author="Mohamed Asbour Kaba Diakité" w:date="2026-02-24T04:23:37Z">
        <w:r>
          <w:rPr>
            <w:rFonts w:hint="default"/>
            <w:lang w:val="fr-FR"/>
          </w:rPr>
          <w:t>o</w:t>
        </w:r>
      </w:ins>
      <w:ins w:id="979" w:author="Mohamed Asbour Kaba Diakité" w:date="2026-02-24T04:23:38Z">
        <w:r>
          <w:rPr>
            <w:rFonts w:hint="default"/>
            <w:lang w:val="fr-FR"/>
          </w:rPr>
          <w:t>i</w:t>
        </w:r>
      </w:ins>
      <w:ins w:id="980" w:author="Mohamed Asbour Kaba Diakité" w:date="2026-02-24T04:23:39Z">
        <w:r>
          <w:rPr>
            <w:rFonts w:hint="default"/>
            <w:lang w:val="fr-FR"/>
          </w:rPr>
          <w:t xml:space="preserve"> </w:t>
        </w:r>
      </w:ins>
      <w:ins w:id="981" w:author="Mohamed Asbour Kaba Diakité" w:date="2026-02-24T04:23:46Z">
        <w:r>
          <w:rPr>
            <w:rFonts w:hint="default"/>
            <w:lang w:val="fr-FR"/>
          </w:rPr>
          <w:t>S</w:t>
        </w:r>
      </w:ins>
      <w:ins w:id="982" w:author="Mohamed Asbour Kaba Diakité" w:date="2026-02-24T04:23:46Z">
        <w:r>
          <w:rPr>
            <w:rFonts w:hint="default"/>
            <w:color w:val="0000FF"/>
            <w:lang w:val="fr-FR"/>
            <w:rPrChange w:id="983" w:author="Mohamed Asbour Kaba Diakité" w:date="2026-02-24T04:26:13Z">
              <w:rPr>
                <w:rFonts w:hint="default"/>
                <w:lang w:val="fr-FR"/>
              </w:rPr>
            </w:rPrChange>
          </w:rPr>
          <w:t>AP</w:t>
        </w:r>
      </w:ins>
      <w:ins w:id="984" w:author="Mohamed Asbour Kaba Diakité" w:date="2026-02-24T04:23:52Z">
        <w:r>
          <w:rPr>
            <w:rFonts w:hint="default"/>
            <w:color w:val="0000FF"/>
            <w:lang w:val="fr-FR"/>
            <w:rPrChange w:id="985" w:author="Mohamed Asbour Kaba Diakité" w:date="2026-02-24T04:26:13Z">
              <w:rPr>
                <w:rFonts w:hint="default"/>
                <w:lang w:val="fr-FR"/>
              </w:rPr>
            </w:rPrChange>
          </w:rPr>
          <w:t xml:space="preserve">, </w:t>
        </w:r>
      </w:ins>
      <w:ins w:id="986" w:author="Mohamed Asbour Kaba Diakité" w:date="2026-02-24T04:23:58Z">
        <w:r>
          <w:rPr>
            <w:rFonts w:hint="default"/>
            <w:b/>
            <w:bCs/>
            <w:color w:val="0000FF"/>
            <w:sz w:val="32"/>
            <w:szCs w:val="32"/>
            <w:lang w:val="fr-FR"/>
            <w:rPrChange w:id="987" w:author="Mohamed Asbour Kaba Diakité" w:date="2026-02-24T04:26:59Z">
              <w:rPr>
                <w:rFonts w:hint="default"/>
                <w:lang w:val="fr-FR"/>
              </w:rPr>
            </w:rPrChange>
          </w:rPr>
          <w:t>se</w:t>
        </w:r>
      </w:ins>
      <w:ins w:id="988" w:author="Mohamed Asbour Kaba Diakité" w:date="2026-02-24T04:23:59Z">
        <w:r>
          <w:rPr>
            <w:rFonts w:hint="default"/>
            <w:b/>
            <w:bCs/>
            <w:color w:val="0000FF"/>
            <w:sz w:val="32"/>
            <w:szCs w:val="32"/>
            <w:lang w:val="fr-FR"/>
            <w:rPrChange w:id="989" w:author="Mohamed Asbour Kaba Diakité" w:date="2026-02-24T04:26:59Z">
              <w:rPr>
                <w:rFonts w:hint="default"/>
                <w:lang w:val="fr-FR"/>
              </w:rPr>
            </w:rPrChange>
          </w:rPr>
          <w:t xml:space="preserve">s </w:t>
        </w:r>
      </w:ins>
      <w:ins w:id="990" w:author="Mohamed Asbour Kaba Diakité" w:date="2026-02-24T04:24:00Z">
        <w:r>
          <w:rPr>
            <w:rFonts w:hint="default"/>
            <w:b/>
            <w:bCs/>
            <w:color w:val="0000FF"/>
            <w:sz w:val="32"/>
            <w:szCs w:val="32"/>
            <w:lang w:val="fr-FR"/>
            <w:rPrChange w:id="991" w:author="Mohamed Asbour Kaba Diakité" w:date="2026-02-24T04:26:59Z">
              <w:rPr>
                <w:rFonts w:hint="default"/>
                <w:lang w:val="fr-FR"/>
              </w:rPr>
            </w:rPrChange>
          </w:rPr>
          <w:t>mo</w:t>
        </w:r>
      </w:ins>
      <w:ins w:id="992" w:author="Mohamed Asbour Kaba Diakité" w:date="2026-02-24T04:24:01Z">
        <w:r>
          <w:rPr>
            <w:rFonts w:hint="default"/>
            <w:b/>
            <w:bCs/>
            <w:color w:val="0000FF"/>
            <w:sz w:val="32"/>
            <w:szCs w:val="32"/>
            <w:lang w:val="fr-FR"/>
            <w:rPrChange w:id="993" w:author="Mohamed Asbour Kaba Diakité" w:date="2026-02-24T04:26:59Z">
              <w:rPr>
                <w:rFonts w:hint="default"/>
                <w:lang w:val="fr-FR"/>
              </w:rPr>
            </w:rPrChange>
          </w:rPr>
          <w:t>dul</w:t>
        </w:r>
      </w:ins>
      <w:ins w:id="994" w:author="Mohamed Asbour Kaba Diakité" w:date="2026-02-24T04:24:02Z">
        <w:r>
          <w:rPr>
            <w:rFonts w:hint="default"/>
            <w:b/>
            <w:bCs/>
            <w:color w:val="0000FF"/>
            <w:sz w:val="32"/>
            <w:szCs w:val="32"/>
            <w:lang w:val="fr-FR"/>
            <w:rPrChange w:id="995" w:author="Mohamed Asbour Kaba Diakité" w:date="2026-02-24T04:26:59Z">
              <w:rPr>
                <w:rFonts w:hint="default"/>
                <w:lang w:val="fr-FR"/>
              </w:rPr>
            </w:rPrChange>
          </w:rPr>
          <w:t>e</w:t>
        </w:r>
      </w:ins>
      <w:ins w:id="996" w:author="Mohamed Asbour Kaba Diakité" w:date="2026-02-24T04:24:04Z">
        <w:r>
          <w:rPr>
            <w:rFonts w:hint="default"/>
            <w:b/>
            <w:bCs/>
            <w:color w:val="0000FF"/>
            <w:sz w:val="32"/>
            <w:szCs w:val="32"/>
            <w:lang w:val="fr-FR"/>
            <w:rPrChange w:id="997" w:author="Mohamed Asbour Kaba Diakité" w:date="2026-02-24T04:26:59Z">
              <w:rPr>
                <w:rFonts w:hint="default"/>
                <w:lang w:val="fr-FR"/>
              </w:rPr>
            </w:rPrChange>
          </w:rPr>
          <w:t>s</w:t>
        </w:r>
      </w:ins>
      <w:ins w:id="998" w:author="Mohamed Asbour Kaba Diakité" w:date="2026-02-24T04:24:24Z">
        <w:r>
          <w:rPr>
            <w:rFonts w:hint="default"/>
            <w:b/>
            <w:bCs/>
            <w:color w:val="0000FF"/>
            <w:sz w:val="32"/>
            <w:szCs w:val="32"/>
            <w:lang w:val="fr-FR"/>
            <w:rPrChange w:id="999" w:author="Mohamed Asbour Kaba Diakité" w:date="2026-02-24T04:26:59Z">
              <w:rPr>
                <w:rFonts w:hint="default"/>
                <w:lang w:val="fr-FR"/>
              </w:rPr>
            </w:rPrChange>
          </w:rPr>
          <w:t>,</w:t>
        </w:r>
      </w:ins>
      <w:ins w:id="1000" w:author="Mohamed Asbour Kaba Diakité" w:date="2026-02-24T04:24:25Z">
        <w:r>
          <w:rPr>
            <w:rFonts w:hint="default"/>
            <w:b/>
            <w:bCs/>
            <w:color w:val="0000FF"/>
            <w:sz w:val="32"/>
            <w:szCs w:val="32"/>
            <w:lang w:val="fr-FR"/>
            <w:rPrChange w:id="1001" w:author="Mohamed Asbour Kaba Diakité" w:date="2026-02-24T04:26:59Z">
              <w:rPr>
                <w:rFonts w:hint="default"/>
                <w:lang w:val="fr-FR"/>
              </w:rPr>
            </w:rPrChange>
          </w:rPr>
          <w:t xml:space="preserve"> s</w:t>
        </w:r>
      </w:ins>
      <w:ins w:id="1002" w:author="Mohamed Asbour Kaba Diakité" w:date="2026-02-24T04:24:26Z">
        <w:r>
          <w:rPr>
            <w:rFonts w:hint="default"/>
            <w:b/>
            <w:bCs/>
            <w:color w:val="0000FF"/>
            <w:sz w:val="32"/>
            <w:szCs w:val="32"/>
            <w:lang w:val="fr-FR"/>
            <w:rPrChange w:id="1003" w:author="Mohamed Asbour Kaba Diakité" w:date="2026-02-24T04:26:59Z">
              <w:rPr>
                <w:rFonts w:hint="default"/>
                <w:lang w:val="fr-FR"/>
              </w:rPr>
            </w:rPrChange>
          </w:rPr>
          <w:t>a</w:t>
        </w:r>
      </w:ins>
      <w:ins w:id="1004" w:author="Mohamed Asbour Kaba Diakité" w:date="2026-02-24T04:24:27Z">
        <w:r>
          <w:rPr>
            <w:rFonts w:hint="default"/>
            <w:b/>
            <w:bCs/>
            <w:color w:val="0000FF"/>
            <w:sz w:val="32"/>
            <w:szCs w:val="32"/>
            <w:lang w:val="fr-FR"/>
            <w:rPrChange w:id="1005" w:author="Mohamed Asbour Kaba Diakité" w:date="2026-02-24T04:26:59Z">
              <w:rPr>
                <w:rFonts w:hint="default"/>
                <w:lang w:val="fr-FR"/>
              </w:rPr>
            </w:rPrChange>
          </w:rPr>
          <w:t xml:space="preserve"> s</w:t>
        </w:r>
      </w:ins>
      <w:ins w:id="1006" w:author="Mohamed Asbour Kaba Diakité" w:date="2026-02-24T04:24:28Z">
        <w:r>
          <w:rPr>
            <w:rFonts w:hint="default"/>
            <w:b/>
            <w:bCs/>
            <w:color w:val="0000FF"/>
            <w:sz w:val="32"/>
            <w:szCs w:val="32"/>
            <w:lang w:val="fr-FR"/>
            <w:rPrChange w:id="1007" w:author="Mohamed Asbour Kaba Diakité" w:date="2026-02-24T04:26:59Z">
              <w:rPr>
                <w:rFonts w:hint="default"/>
                <w:lang w:val="fr-FR"/>
              </w:rPr>
            </w:rPrChange>
          </w:rPr>
          <w:t>tr</w:t>
        </w:r>
      </w:ins>
      <w:ins w:id="1008" w:author="Mohamed Asbour Kaba Diakité" w:date="2026-02-24T04:24:29Z">
        <w:r>
          <w:rPr>
            <w:rFonts w:hint="default"/>
            <w:b/>
            <w:bCs/>
            <w:color w:val="0000FF"/>
            <w:sz w:val="32"/>
            <w:szCs w:val="32"/>
            <w:lang w:val="fr-FR"/>
            <w:rPrChange w:id="1009" w:author="Mohamed Asbour Kaba Diakité" w:date="2026-02-24T04:26:59Z">
              <w:rPr>
                <w:rFonts w:hint="default"/>
                <w:lang w:val="fr-FR"/>
              </w:rPr>
            </w:rPrChange>
          </w:rPr>
          <w:t>uc</w:t>
        </w:r>
      </w:ins>
      <w:ins w:id="1010" w:author="Mohamed Asbour Kaba Diakité" w:date="2026-02-24T04:24:30Z">
        <w:r>
          <w:rPr>
            <w:rFonts w:hint="default"/>
            <w:b/>
            <w:bCs/>
            <w:color w:val="0000FF"/>
            <w:sz w:val="32"/>
            <w:szCs w:val="32"/>
            <w:lang w:val="fr-FR"/>
            <w:rPrChange w:id="1011" w:author="Mohamed Asbour Kaba Diakité" w:date="2026-02-24T04:26:59Z">
              <w:rPr>
                <w:rFonts w:hint="default"/>
                <w:lang w:val="fr-FR"/>
              </w:rPr>
            </w:rPrChange>
          </w:rPr>
          <w:t>t</w:t>
        </w:r>
      </w:ins>
      <w:ins w:id="1012" w:author="Mohamed Asbour Kaba Diakité" w:date="2026-02-24T04:24:31Z">
        <w:r>
          <w:rPr>
            <w:rFonts w:hint="default"/>
            <w:b/>
            <w:bCs/>
            <w:color w:val="0000FF"/>
            <w:sz w:val="32"/>
            <w:szCs w:val="32"/>
            <w:lang w:val="fr-FR"/>
            <w:rPrChange w:id="1013" w:author="Mohamed Asbour Kaba Diakité" w:date="2026-02-24T04:26:59Z">
              <w:rPr>
                <w:rFonts w:hint="default"/>
                <w:lang w:val="fr-FR"/>
              </w:rPr>
            </w:rPrChange>
          </w:rPr>
          <w:t>u</w:t>
        </w:r>
      </w:ins>
      <w:ins w:id="1014" w:author="Mohamed Asbour Kaba Diakité" w:date="2026-02-24T04:24:32Z">
        <w:r>
          <w:rPr>
            <w:rFonts w:hint="default"/>
            <w:b/>
            <w:bCs/>
            <w:color w:val="0000FF"/>
            <w:sz w:val="32"/>
            <w:szCs w:val="32"/>
            <w:lang w:val="fr-FR"/>
            <w:rPrChange w:id="1015" w:author="Mohamed Asbour Kaba Diakité" w:date="2026-02-24T04:26:59Z">
              <w:rPr>
                <w:rFonts w:hint="default"/>
                <w:lang w:val="fr-FR"/>
              </w:rPr>
            </w:rPrChange>
          </w:rPr>
          <w:t>re</w:t>
        </w:r>
      </w:ins>
      <w:ins w:id="1016" w:author="Mohamed Asbour Kaba Diakité" w:date="2026-02-24T04:24:34Z">
        <w:r>
          <w:rPr>
            <w:rFonts w:hint="default"/>
            <w:b/>
            <w:bCs/>
            <w:color w:val="0000FF"/>
            <w:sz w:val="32"/>
            <w:szCs w:val="32"/>
            <w:lang w:val="fr-FR"/>
            <w:rPrChange w:id="1017" w:author="Mohamed Asbour Kaba Diakité" w:date="2026-02-24T04:26:59Z">
              <w:rPr>
                <w:rFonts w:hint="default"/>
                <w:lang w:val="fr-FR"/>
              </w:rPr>
            </w:rPrChange>
          </w:rPr>
          <w:t xml:space="preserve"> </w:t>
        </w:r>
      </w:ins>
      <w:ins w:id="1018" w:author="Mohamed Asbour Kaba Diakité" w:date="2026-02-24T04:25:40Z">
        <w:r>
          <w:rPr>
            <w:rFonts w:hint="default"/>
            <w:b/>
            <w:bCs/>
            <w:color w:val="0000FF"/>
            <w:sz w:val="32"/>
            <w:szCs w:val="32"/>
            <w:lang w:val="fr-FR"/>
            <w:rPrChange w:id="1019" w:author="Mohamed Asbour Kaba Diakité" w:date="2026-02-24T04:26:59Z">
              <w:rPr>
                <w:rFonts w:hint="default"/>
                <w:lang w:val="fr-FR"/>
              </w:rPr>
            </w:rPrChange>
          </w:rPr>
          <w:t>et</w:t>
        </w:r>
      </w:ins>
      <w:ins w:id="1020" w:author="Mohamed Asbour Kaba Diakité" w:date="2026-02-24T04:25:41Z">
        <w:r>
          <w:rPr>
            <w:rFonts w:hint="default"/>
            <w:b/>
            <w:bCs/>
            <w:color w:val="0000FF"/>
            <w:sz w:val="32"/>
            <w:szCs w:val="32"/>
            <w:lang w:val="fr-FR"/>
            <w:rPrChange w:id="1021" w:author="Mohamed Asbour Kaba Diakité" w:date="2026-02-24T04:26:59Z">
              <w:rPr>
                <w:rFonts w:hint="default"/>
                <w:lang w:val="fr-FR"/>
              </w:rPr>
            </w:rPrChange>
          </w:rPr>
          <w:t xml:space="preserve"> </w:t>
        </w:r>
      </w:ins>
      <w:ins w:id="1022" w:author="Mohamed Asbour Kaba Diakité" w:date="2026-02-24T04:25:42Z">
        <w:r>
          <w:rPr>
            <w:rFonts w:hint="default"/>
            <w:b/>
            <w:bCs/>
            <w:color w:val="0000FF"/>
            <w:sz w:val="32"/>
            <w:szCs w:val="32"/>
            <w:lang w:val="fr-FR"/>
            <w:rPrChange w:id="1023" w:author="Mohamed Asbour Kaba Diakité" w:date="2026-02-24T04:26:59Z">
              <w:rPr>
                <w:rFonts w:hint="default"/>
                <w:lang w:val="fr-FR"/>
              </w:rPr>
            </w:rPrChange>
          </w:rPr>
          <w:t xml:space="preserve">sa </w:t>
        </w:r>
      </w:ins>
      <w:ins w:id="1024" w:author="Mohamed Asbour Kaba Diakité" w:date="2026-02-24T04:25:43Z">
        <w:r>
          <w:rPr>
            <w:rFonts w:hint="default"/>
            <w:b/>
            <w:bCs/>
            <w:color w:val="0000FF"/>
            <w:sz w:val="32"/>
            <w:szCs w:val="32"/>
            <w:lang w:val="fr-FR"/>
            <w:rPrChange w:id="1025" w:author="Mohamed Asbour Kaba Diakité" w:date="2026-02-24T04:26:59Z">
              <w:rPr>
                <w:rFonts w:hint="default"/>
                <w:lang w:val="fr-FR"/>
              </w:rPr>
            </w:rPrChange>
          </w:rPr>
          <w:t>lo</w:t>
        </w:r>
      </w:ins>
      <w:ins w:id="1026" w:author="Mohamed Asbour Kaba Diakité" w:date="2026-02-24T04:25:44Z">
        <w:r>
          <w:rPr>
            <w:rFonts w:hint="default"/>
            <w:b/>
            <w:bCs/>
            <w:color w:val="0000FF"/>
            <w:sz w:val="32"/>
            <w:szCs w:val="32"/>
            <w:lang w:val="fr-FR"/>
            <w:rPrChange w:id="1027" w:author="Mohamed Asbour Kaba Diakité" w:date="2026-02-24T04:26:59Z">
              <w:rPr>
                <w:rFonts w:hint="default"/>
                <w:lang w:val="fr-FR"/>
              </w:rPr>
            </w:rPrChange>
          </w:rPr>
          <w:t>gi</w:t>
        </w:r>
      </w:ins>
      <w:ins w:id="1028" w:author="Mohamed Asbour Kaba Diakité" w:date="2026-02-24T04:25:45Z">
        <w:r>
          <w:rPr>
            <w:rFonts w:hint="default"/>
            <w:b/>
            <w:bCs/>
            <w:color w:val="0000FF"/>
            <w:sz w:val="32"/>
            <w:szCs w:val="32"/>
            <w:lang w:val="fr-FR"/>
            <w:rPrChange w:id="1029" w:author="Mohamed Asbour Kaba Diakité" w:date="2026-02-24T04:26:59Z">
              <w:rPr>
                <w:rFonts w:hint="default"/>
                <w:lang w:val="fr-FR"/>
              </w:rPr>
            </w:rPrChange>
          </w:rPr>
          <w:t>que</w:t>
        </w:r>
      </w:ins>
      <w:ins w:id="1030" w:author="Mohamed Asbour Kaba Diakité" w:date="2026-02-24T04:25:46Z">
        <w:r>
          <w:rPr>
            <w:rFonts w:hint="default"/>
            <w:b/>
            <w:bCs/>
            <w:color w:val="0000FF"/>
            <w:sz w:val="32"/>
            <w:szCs w:val="32"/>
            <w:lang w:val="fr-FR"/>
            <w:rPrChange w:id="1031" w:author="Mohamed Asbour Kaba Diakité" w:date="2026-02-24T04:26:59Z">
              <w:rPr>
                <w:rFonts w:hint="default"/>
                <w:lang w:val="fr-FR"/>
              </w:rPr>
            </w:rPrChange>
          </w:rPr>
          <w:t xml:space="preserve"> de</w:t>
        </w:r>
      </w:ins>
      <w:ins w:id="1032" w:author="Mohamed Asbour Kaba Diakité" w:date="2026-02-24T04:25:47Z">
        <w:r>
          <w:rPr>
            <w:rFonts w:hint="default"/>
            <w:b/>
            <w:bCs/>
            <w:color w:val="0000FF"/>
            <w:sz w:val="32"/>
            <w:szCs w:val="32"/>
            <w:lang w:val="fr-FR"/>
            <w:rPrChange w:id="1033" w:author="Mohamed Asbour Kaba Diakité" w:date="2026-02-24T04:26:59Z">
              <w:rPr>
                <w:rFonts w:hint="default"/>
                <w:lang w:val="fr-FR"/>
              </w:rPr>
            </w:rPrChange>
          </w:rPr>
          <w:t xml:space="preserve"> fo</w:t>
        </w:r>
      </w:ins>
      <w:ins w:id="1034" w:author="Mohamed Asbour Kaba Diakité" w:date="2026-02-24T04:25:50Z">
        <w:r>
          <w:rPr>
            <w:rFonts w:hint="default"/>
            <w:b/>
            <w:bCs/>
            <w:color w:val="0000FF"/>
            <w:sz w:val="32"/>
            <w:szCs w:val="32"/>
            <w:lang w:val="fr-FR"/>
            <w:rPrChange w:id="1035" w:author="Mohamed Asbour Kaba Diakité" w:date="2026-02-24T04:26:59Z">
              <w:rPr>
                <w:rFonts w:hint="default"/>
                <w:lang w:val="fr-FR"/>
              </w:rPr>
            </w:rPrChange>
          </w:rPr>
          <w:t>n</w:t>
        </w:r>
      </w:ins>
      <w:ins w:id="1036" w:author="Mohamed Asbour Kaba Diakité" w:date="2026-02-24T04:25:51Z">
        <w:r>
          <w:rPr>
            <w:rFonts w:hint="default"/>
            <w:b/>
            <w:bCs/>
            <w:color w:val="0000FF"/>
            <w:sz w:val="32"/>
            <w:szCs w:val="32"/>
            <w:lang w:val="fr-FR"/>
            <w:rPrChange w:id="1037" w:author="Mohamed Asbour Kaba Diakité" w:date="2026-02-24T04:26:59Z">
              <w:rPr>
                <w:rFonts w:hint="default"/>
                <w:lang w:val="fr-FR"/>
              </w:rPr>
            </w:rPrChange>
          </w:rPr>
          <w:t>c</w:t>
        </w:r>
      </w:ins>
      <w:ins w:id="1038" w:author="Mohamed Asbour Kaba Diakité" w:date="2026-02-24T04:25:52Z">
        <w:r>
          <w:rPr>
            <w:rFonts w:hint="default"/>
            <w:b/>
            <w:bCs/>
            <w:color w:val="0000FF"/>
            <w:sz w:val="32"/>
            <w:szCs w:val="32"/>
            <w:lang w:val="fr-FR"/>
            <w:rPrChange w:id="1039" w:author="Mohamed Asbour Kaba Diakité" w:date="2026-02-24T04:26:59Z">
              <w:rPr>
                <w:rFonts w:hint="default"/>
                <w:lang w:val="fr-FR"/>
              </w:rPr>
            </w:rPrChange>
          </w:rPr>
          <w:t>ti</w:t>
        </w:r>
      </w:ins>
      <w:ins w:id="1040" w:author="Mohamed Asbour Kaba Diakité" w:date="2026-02-24T04:25:53Z">
        <w:r>
          <w:rPr>
            <w:rFonts w:hint="default"/>
            <w:b/>
            <w:bCs/>
            <w:color w:val="0000FF"/>
            <w:sz w:val="32"/>
            <w:szCs w:val="32"/>
            <w:lang w:val="fr-FR"/>
            <w:rPrChange w:id="1041" w:author="Mohamed Asbour Kaba Diakité" w:date="2026-02-24T04:26:59Z">
              <w:rPr>
                <w:rFonts w:hint="default"/>
                <w:lang w:val="fr-FR"/>
              </w:rPr>
            </w:rPrChange>
          </w:rPr>
          <w:t>on</w:t>
        </w:r>
      </w:ins>
      <w:ins w:id="1042" w:author="Mohamed Asbour Kaba Diakité" w:date="2026-02-24T04:25:54Z">
        <w:r>
          <w:rPr>
            <w:rFonts w:hint="default"/>
            <w:b/>
            <w:bCs/>
            <w:color w:val="0000FF"/>
            <w:sz w:val="32"/>
            <w:szCs w:val="32"/>
            <w:lang w:val="fr-FR"/>
            <w:rPrChange w:id="1043" w:author="Mohamed Asbour Kaba Diakité" w:date="2026-02-24T04:26:59Z">
              <w:rPr>
                <w:rFonts w:hint="default"/>
                <w:lang w:val="fr-FR"/>
              </w:rPr>
            </w:rPrChange>
          </w:rPr>
          <w:t>nem</w:t>
        </w:r>
      </w:ins>
      <w:ins w:id="1044" w:author="Mohamed Asbour Kaba Diakité" w:date="2026-02-24T04:25:55Z">
        <w:r>
          <w:rPr>
            <w:rFonts w:hint="default"/>
            <w:b/>
            <w:bCs/>
            <w:color w:val="0000FF"/>
            <w:sz w:val="32"/>
            <w:szCs w:val="32"/>
            <w:lang w:val="fr-FR"/>
            <w:rPrChange w:id="1045" w:author="Mohamed Asbour Kaba Diakité" w:date="2026-02-24T04:26:59Z">
              <w:rPr>
                <w:rFonts w:hint="default"/>
                <w:lang w:val="fr-FR"/>
              </w:rPr>
            </w:rPrChange>
          </w:rPr>
          <w:t>en</w:t>
        </w:r>
      </w:ins>
      <w:ins w:id="1046" w:author="Mohamed Asbour Kaba Diakité" w:date="2026-02-24T04:25:56Z">
        <w:r>
          <w:rPr>
            <w:rFonts w:hint="default"/>
            <w:b/>
            <w:bCs/>
            <w:color w:val="0000FF"/>
            <w:sz w:val="32"/>
            <w:szCs w:val="32"/>
            <w:lang w:val="fr-FR"/>
            <w:rPrChange w:id="1047" w:author="Mohamed Asbour Kaba Diakité" w:date="2026-02-24T04:26:59Z">
              <w:rPr>
                <w:rFonts w:hint="default"/>
                <w:lang w:val="fr-FR"/>
              </w:rPr>
            </w:rPrChange>
          </w:rPr>
          <w:t>t</w:t>
        </w:r>
      </w:ins>
      <w:ins w:id="1048" w:author="Mohamed Asbour Kaba Diakité" w:date="2026-02-24T04:25:59Z">
        <w:r>
          <w:rPr>
            <w:rFonts w:hint="default"/>
            <w:b/>
            <w:bCs/>
            <w:sz w:val="32"/>
            <w:szCs w:val="32"/>
            <w:lang w:val="fr-FR"/>
            <w:rPrChange w:id="1049" w:author="Mohamed Asbour Kaba Diakité" w:date="2026-02-24T04:26:59Z">
              <w:rPr>
                <w:rFonts w:hint="default"/>
                <w:lang w:val="fr-FR"/>
              </w:rPr>
            </w:rPrChange>
          </w:rPr>
          <w:t xml:space="preserve"> </w:t>
        </w:r>
      </w:ins>
      <w:ins w:id="1050" w:author="Mohamed Asbour Kaba Diakité" w:date="2026-02-24T04:26:00Z">
        <w:r>
          <w:rPr>
            <w:rFonts w:hint="default"/>
            <w:lang w:val="fr-FR"/>
          </w:rPr>
          <w:t>?</w:t>
        </w:r>
      </w:ins>
    </w:p>
    <w:p w14:paraId="43AB1AA1">
      <w:pPr>
        <w:pStyle w:val="2"/>
        <w:keepNext w:val="0"/>
        <w:keepLines w:val="0"/>
        <w:widowControl/>
        <w:suppressLineNumbers w:val="0"/>
        <w:rPr>
          <w:ins w:id="1051" w:author="Mohamed Asbour Kaba Diakité" w:date="2026-02-20T14:29:58Z"/>
        </w:rPr>
      </w:pPr>
      <w:ins w:id="1052" w:author="Mohamed Asbour Kaba Diakité" w:date="2026-02-20T14:29:58Z">
        <w:r>
          <w:rPr/>
          <w:t>8. Analyse critique – Semaine 2</w:t>
        </w:r>
      </w:ins>
    </w:p>
    <w:p w14:paraId="24A9BBF5">
      <w:pPr>
        <w:pStyle w:val="3"/>
        <w:keepNext w:val="0"/>
        <w:keepLines w:val="0"/>
        <w:widowControl/>
        <w:suppressLineNumbers w:val="0"/>
        <w:rPr>
          <w:ins w:id="1053" w:author="Mohamed Asbour Kaba Diakité" w:date="2026-02-20T14:29:58Z"/>
        </w:rPr>
      </w:pPr>
      <w:ins w:id="1054" w:author="Mohamed Asbour Kaba Diakité" w:date="2026-02-20T14:29:58Z">
        <w:r>
          <w:rPr/>
          <w:t>8.1 Logique intégrée des flux SAP</w:t>
        </w:r>
      </w:ins>
    </w:p>
    <w:p w14:paraId="453DF0F3">
      <w:pPr>
        <w:pStyle w:val="9"/>
        <w:keepNext w:val="0"/>
        <w:keepLines w:val="0"/>
        <w:widowControl/>
        <w:suppressLineNumbers w:val="0"/>
        <w:tabs>
          <w:tab w:val="left" w:pos="720"/>
        </w:tabs>
        <w:spacing w:before="0" w:beforeAutospacing="1" w:after="0" w:afterAutospacing="1"/>
        <w:ind w:left="1440"/>
        <w:rPr>
          <w:ins w:id="1056" w:author="Mohamed Asbour Kaba Diakité" w:date="2026-02-20T14:29:58Z"/>
        </w:rPr>
        <w:pPrChange w:id="1055" w:author="Mohamed Asbour Kaba Diakité" w:date="2026-02-20T14:32:03Z">
          <w:pPr>
            <w:keepNext w:val="0"/>
            <w:keepLines w:val="0"/>
            <w:widowControl/>
            <w:numPr>
              <w:ilvl w:val="0"/>
              <w:numId w:val="38"/>
            </w:numPr>
            <w:suppressLineNumbers w:val="0"/>
            <w:spacing w:before="0" w:beforeAutospacing="1" w:after="0" w:afterAutospacing="1"/>
            <w:ind w:left="1440" w:hanging="360"/>
          </w:pPr>
        </w:pPrChange>
      </w:pPr>
      <w:ins w:id="1057" w:author="Mohamed Asbour Kaba Diakité" w:date="2026-02-20T14:29:58Z">
        <w:r>
          <w:rPr/>
          <w:t>Cette semaine m’a permis de comprendre que SAP fonctionne comme un système interconnecté :</w:t>
        </w:r>
      </w:ins>
    </w:p>
    <w:p w14:paraId="7145AF12">
      <w:pPr>
        <w:pStyle w:val="9"/>
        <w:keepNext w:val="0"/>
        <w:keepLines w:val="0"/>
        <w:widowControl/>
        <w:suppressLineNumbers w:val="0"/>
        <w:tabs>
          <w:tab w:val="left" w:pos="720"/>
        </w:tabs>
        <w:spacing w:before="0" w:beforeAutospacing="1" w:after="0" w:afterAutospacing="1"/>
        <w:ind w:left="720"/>
        <w:rPr>
          <w:ins w:id="1059" w:author="Mohamed Asbour Kaba Diakité" w:date="2026-02-20T14:29:58Z"/>
        </w:rPr>
        <w:pPrChange w:id="1058" w:author="Mohamed Asbour Kaba Diakité" w:date="2026-02-20T14:32:00Z">
          <w:pPr>
            <w:keepNext w:val="0"/>
            <w:keepLines w:val="0"/>
            <w:widowControl/>
            <w:numPr>
              <w:ilvl w:val="0"/>
              <w:numId w:val="38"/>
            </w:numPr>
            <w:suppressLineNumbers w:val="0"/>
            <w:spacing w:before="0" w:beforeAutospacing="1" w:after="0" w:afterAutospacing="1"/>
            <w:ind w:left="1440" w:hanging="360"/>
          </w:pPr>
        </w:pPrChange>
      </w:pPr>
      <w:ins w:id="1060" w:author="Mohamed Asbour Kaba Diakité" w:date="2026-02-20T14:29:58Z">
        <w:r>
          <w:rPr/>
          <w:t>Une réservation impacte le stock</w:t>
        </w:r>
      </w:ins>
    </w:p>
    <w:p w14:paraId="236E934D">
      <w:pPr>
        <w:pStyle w:val="9"/>
        <w:keepNext w:val="0"/>
        <w:keepLines w:val="0"/>
        <w:widowControl/>
        <w:suppressLineNumbers w:val="0"/>
        <w:tabs>
          <w:tab w:val="left" w:pos="720"/>
        </w:tabs>
        <w:spacing w:before="0" w:beforeAutospacing="1" w:after="0" w:afterAutospacing="1"/>
        <w:ind w:left="720"/>
        <w:rPr>
          <w:ins w:id="1062" w:author="Mohamed Asbour Kaba Diakité" w:date="2026-02-20T14:29:58Z"/>
        </w:rPr>
        <w:pPrChange w:id="1061" w:author="Mohamed Asbour Kaba Diakité" w:date="2026-02-20T14:31:53Z">
          <w:pPr>
            <w:keepNext w:val="0"/>
            <w:keepLines w:val="0"/>
            <w:widowControl/>
            <w:numPr>
              <w:ilvl w:val="0"/>
              <w:numId w:val="38"/>
            </w:numPr>
            <w:suppressLineNumbers w:val="0"/>
            <w:spacing w:before="0" w:beforeAutospacing="1" w:after="0" w:afterAutospacing="1"/>
            <w:ind w:left="1440" w:hanging="360"/>
          </w:pPr>
        </w:pPrChange>
      </w:pPr>
      <w:ins w:id="1063" w:author="Mohamed Asbour Kaba Diakité" w:date="2026-02-20T14:29:58Z">
        <w:r>
          <w:rPr/>
          <w:t>Un mouvement génère une écriture</w:t>
        </w:r>
      </w:ins>
    </w:p>
    <w:p w14:paraId="65125855">
      <w:pPr>
        <w:pStyle w:val="9"/>
        <w:keepNext w:val="0"/>
        <w:keepLines w:val="0"/>
        <w:widowControl/>
        <w:suppressLineNumbers w:val="0"/>
        <w:tabs>
          <w:tab w:val="left" w:pos="720"/>
        </w:tabs>
        <w:spacing w:before="0" w:beforeAutospacing="1" w:after="0" w:afterAutospacing="1"/>
        <w:ind w:left="720"/>
        <w:rPr>
          <w:ins w:id="1065" w:author="Mohamed Asbour Kaba Diakité" w:date="2026-02-20T14:29:58Z"/>
        </w:rPr>
        <w:pPrChange w:id="1064" w:author="Mohamed Asbour Kaba Diakité" w:date="2026-02-20T14:31:50Z">
          <w:pPr>
            <w:keepNext w:val="0"/>
            <w:keepLines w:val="0"/>
            <w:widowControl/>
            <w:numPr>
              <w:ilvl w:val="0"/>
              <w:numId w:val="38"/>
            </w:numPr>
            <w:suppressLineNumbers w:val="0"/>
            <w:spacing w:before="0" w:beforeAutospacing="1" w:after="0" w:afterAutospacing="1"/>
            <w:ind w:left="1440" w:hanging="360"/>
          </w:pPr>
        </w:pPrChange>
      </w:pPr>
      <w:ins w:id="1066" w:author="Mohamed Asbour Kaba Diakité" w:date="2026-02-20T14:29:58Z">
        <w:r>
          <w:rPr/>
          <w:t>Une erreur logistique bloque un processus financier</w:t>
        </w:r>
      </w:ins>
    </w:p>
    <w:p w14:paraId="72DA46EF">
      <w:pPr>
        <w:pStyle w:val="9"/>
        <w:keepNext w:val="0"/>
        <w:keepLines w:val="0"/>
        <w:widowControl/>
        <w:suppressLineNumbers w:val="0"/>
        <w:rPr>
          <w:ins w:id="1068" w:author="Mohamed Asbour Kaba Diakité" w:date="2026-02-20T14:29:58Z"/>
        </w:rPr>
        <w:pPrChange w:id="1067" w:author="Mohamed Asbour Kaba Diakité" w:date="2026-02-20T14:31:47Z">
          <w:pPr>
            <w:keepNext w:val="0"/>
            <w:keepLines w:val="0"/>
            <w:widowControl/>
            <w:suppressLineNumbers w:val="0"/>
          </w:pPr>
        </w:pPrChange>
      </w:pPr>
      <w:ins w:id="1069" w:author="Mohamed Asbour Kaba Diakité" w:date="2026-02-20T14:29:58Z">
        <w:r>
          <w:rPr/>
          <w:t>Le système impose une discipline opérationnelle rigoureuse.</w:t>
        </w:r>
      </w:ins>
    </w:p>
    <w:p w14:paraId="48F88FA6">
      <w:pPr>
        <w:pStyle w:val="3"/>
        <w:keepNext w:val="0"/>
        <w:keepLines w:val="0"/>
        <w:widowControl/>
        <w:suppressLineNumbers w:val="0"/>
        <w:rPr>
          <w:ins w:id="1070" w:author="Mohamed Asbour Kaba Diakité" w:date="2026-02-20T14:29:58Z"/>
        </w:rPr>
      </w:pPr>
      <w:ins w:id="1071" w:author="Mohamed Asbour Kaba Diakité" w:date="2026-02-20T14:29:58Z">
        <w:r>
          <w:rPr/>
          <w:t>8.2 Digitalisation et réduction des coûts</w:t>
        </w:r>
      </w:ins>
    </w:p>
    <w:p w14:paraId="66AD2AE9">
      <w:pPr>
        <w:pStyle w:val="9"/>
        <w:keepNext w:val="0"/>
        <w:keepLines w:val="0"/>
        <w:widowControl/>
        <w:suppressLineNumbers w:val="0"/>
        <w:tabs>
          <w:tab w:val="left" w:pos="720"/>
        </w:tabs>
        <w:spacing w:before="0" w:beforeAutospacing="1" w:after="0" w:afterAutospacing="1"/>
        <w:ind w:left="1440"/>
        <w:rPr>
          <w:ins w:id="1073" w:author="Mohamed Asbour Kaba Diakité" w:date="2026-02-20T14:29:58Z"/>
        </w:rPr>
        <w:pPrChange w:id="1072" w:author="Mohamed Asbour Kaba Diakité" w:date="2026-02-20T14:31:41Z">
          <w:pPr>
            <w:keepNext w:val="0"/>
            <w:keepLines w:val="0"/>
            <w:widowControl/>
            <w:numPr>
              <w:ilvl w:val="0"/>
              <w:numId w:val="39"/>
            </w:numPr>
            <w:suppressLineNumbers w:val="0"/>
            <w:spacing w:before="0" w:beforeAutospacing="1" w:after="0" w:afterAutospacing="1"/>
            <w:ind w:left="1440" w:hanging="360"/>
          </w:pPr>
        </w:pPrChange>
      </w:pPr>
      <w:ins w:id="1074" w:author="Mohamed Asbour Kaba Diakité" w:date="2026-02-20T14:29:58Z">
        <w:r>
          <w:rPr/>
          <w:t>Le projet de dématérialisation des fiches de paie illustre une transformation digitale orientée :</w:t>
        </w:r>
      </w:ins>
    </w:p>
    <w:p w14:paraId="43DCBA63">
      <w:pPr>
        <w:pStyle w:val="9"/>
        <w:keepNext w:val="0"/>
        <w:keepLines w:val="0"/>
        <w:widowControl/>
        <w:suppressLineNumbers w:val="0"/>
        <w:tabs>
          <w:tab w:val="left" w:pos="720"/>
        </w:tabs>
        <w:spacing w:before="0" w:beforeAutospacing="1" w:after="0" w:afterAutospacing="1"/>
        <w:ind w:left="720"/>
        <w:rPr>
          <w:ins w:id="1076" w:author="Mohamed Asbour Kaba Diakité" w:date="2026-02-20T14:29:58Z"/>
        </w:rPr>
        <w:pPrChange w:id="1075" w:author="Mohamed Asbour Kaba Diakité" w:date="2026-02-20T14:31:39Z">
          <w:pPr>
            <w:keepNext w:val="0"/>
            <w:keepLines w:val="0"/>
            <w:widowControl/>
            <w:numPr>
              <w:ilvl w:val="0"/>
              <w:numId w:val="39"/>
            </w:numPr>
            <w:suppressLineNumbers w:val="0"/>
            <w:spacing w:before="0" w:beforeAutospacing="1" w:after="0" w:afterAutospacing="1"/>
            <w:ind w:left="1440" w:hanging="360"/>
          </w:pPr>
        </w:pPrChange>
      </w:pPr>
      <w:ins w:id="1077" w:author="Mohamed Asbour Kaba Diakité" w:date="2026-02-20T14:29:58Z">
        <w:r>
          <w:rPr/>
          <w:t>Réduction des coûts directs</w:t>
        </w:r>
      </w:ins>
    </w:p>
    <w:p w14:paraId="547F6E58">
      <w:pPr>
        <w:pStyle w:val="9"/>
        <w:keepNext w:val="0"/>
        <w:keepLines w:val="0"/>
        <w:widowControl/>
        <w:suppressLineNumbers w:val="0"/>
        <w:tabs>
          <w:tab w:val="left" w:pos="720"/>
        </w:tabs>
        <w:spacing w:before="0" w:beforeAutospacing="1" w:after="0" w:afterAutospacing="1"/>
        <w:ind w:left="720"/>
        <w:rPr>
          <w:ins w:id="1079" w:author="Mohamed Asbour Kaba Diakité" w:date="2026-02-20T14:29:58Z"/>
        </w:rPr>
        <w:pPrChange w:id="1078" w:author="Mohamed Asbour Kaba Diakité" w:date="2026-02-20T14:31:36Z">
          <w:pPr>
            <w:keepNext w:val="0"/>
            <w:keepLines w:val="0"/>
            <w:widowControl/>
            <w:numPr>
              <w:ilvl w:val="0"/>
              <w:numId w:val="39"/>
            </w:numPr>
            <w:suppressLineNumbers w:val="0"/>
            <w:spacing w:before="0" w:beforeAutospacing="1" w:after="0" w:afterAutospacing="1"/>
            <w:ind w:left="1440" w:hanging="360"/>
          </w:pPr>
        </w:pPrChange>
      </w:pPr>
      <w:ins w:id="1080" w:author="Mohamed Asbour Kaba Diakité" w:date="2026-02-20T14:29:58Z">
        <w:r>
          <w:rPr/>
          <w:t>Réduction de l’empreinte environnementale</w:t>
        </w:r>
      </w:ins>
    </w:p>
    <w:p w14:paraId="6EEDB56B">
      <w:pPr>
        <w:pStyle w:val="9"/>
        <w:keepNext w:val="0"/>
        <w:keepLines w:val="0"/>
        <w:widowControl/>
        <w:suppressLineNumbers w:val="0"/>
        <w:tabs>
          <w:tab w:val="left" w:pos="720"/>
        </w:tabs>
        <w:spacing w:before="0" w:beforeAutospacing="1" w:after="0" w:afterAutospacing="1"/>
        <w:ind w:left="720"/>
        <w:rPr>
          <w:ins w:id="1082" w:author="Mohamed Asbour Kaba Diakité" w:date="2026-02-20T14:29:58Z"/>
        </w:rPr>
        <w:pPrChange w:id="1081" w:author="Mohamed Asbour Kaba Diakité" w:date="2026-02-20T14:31:31Z">
          <w:pPr>
            <w:keepNext w:val="0"/>
            <w:keepLines w:val="0"/>
            <w:widowControl/>
            <w:numPr>
              <w:ilvl w:val="0"/>
              <w:numId w:val="39"/>
            </w:numPr>
            <w:suppressLineNumbers w:val="0"/>
            <w:spacing w:before="0" w:beforeAutospacing="1" w:after="0" w:afterAutospacing="1"/>
            <w:ind w:left="1440" w:hanging="360"/>
          </w:pPr>
        </w:pPrChange>
      </w:pPr>
      <w:ins w:id="1083" w:author="Mohamed Asbour Kaba Diakité" w:date="2026-02-20T14:29:58Z">
        <w:r>
          <w:rPr/>
          <w:t>Amélioration de l’efficacité administrative</w:t>
        </w:r>
      </w:ins>
    </w:p>
    <w:p w14:paraId="7A2F0065">
      <w:pPr>
        <w:pStyle w:val="9"/>
        <w:keepNext w:val="0"/>
        <w:keepLines w:val="0"/>
        <w:widowControl/>
        <w:suppressLineNumbers w:val="0"/>
        <w:rPr>
          <w:ins w:id="1085" w:author="Mohamed Asbour Kaba Diakité" w:date="2026-02-20T14:29:58Z"/>
        </w:rPr>
        <w:pPrChange w:id="1084" w:author="Mohamed Asbour Kaba Diakité" w:date="2026-02-20T14:31:29Z">
          <w:pPr>
            <w:keepNext w:val="0"/>
            <w:keepLines w:val="0"/>
            <w:widowControl/>
            <w:suppressLineNumbers w:val="0"/>
          </w:pPr>
        </w:pPrChange>
      </w:pPr>
      <w:ins w:id="1086" w:author="Mohamed Asbour Kaba Diakité" w:date="2026-02-20T14:29:58Z">
        <w:r>
          <w:rPr/>
          <w:t>Cela montre que l’IT devient un levier stratégique et non uniquement un support technique.</w:t>
        </w:r>
      </w:ins>
    </w:p>
    <w:p w14:paraId="4293B377">
      <w:pPr>
        <w:pStyle w:val="3"/>
        <w:keepNext w:val="0"/>
        <w:keepLines w:val="0"/>
        <w:widowControl/>
        <w:suppressLineNumbers w:val="0"/>
        <w:rPr>
          <w:ins w:id="1087" w:author="Mohamed Asbour Kaba Diakité" w:date="2026-02-20T14:29:58Z"/>
        </w:rPr>
      </w:pPr>
      <w:ins w:id="1088" w:author="Mohamed Asbour Kaba Diakité" w:date="2026-02-20T14:29:58Z">
        <w:r>
          <w:rPr/>
          <w:t>8.3 Approche technique manuelle vs automatisée</w:t>
        </w:r>
      </w:ins>
    </w:p>
    <w:p w14:paraId="2E7112C7">
      <w:pPr>
        <w:pStyle w:val="9"/>
        <w:keepNext w:val="0"/>
        <w:keepLines w:val="0"/>
        <w:widowControl/>
        <w:suppressLineNumbers w:val="0"/>
        <w:tabs>
          <w:tab w:val="left" w:pos="720"/>
        </w:tabs>
        <w:spacing w:before="0" w:beforeAutospacing="1" w:after="0" w:afterAutospacing="1"/>
        <w:ind w:left="1440"/>
        <w:rPr>
          <w:ins w:id="1090" w:author="Mohamed Asbour Kaba Diakité" w:date="2026-02-20T14:29:58Z"/>
        </w:rPr>
        <w:pPrChange w:id="1089" w:author="Mohamed Asbour Kaba Diakité" w:date="2026-02-20T14:31:24Z">
          <w:pPr>
            <w:keepNext w:val="0"/>
            <w:keepLines w:val="0"/>
            <w:widowControl/>
            <w:numPr>
              <w:ilvl w:val="0"/>
              <w:numId w:val="40"/>
            </w:numPr>
            <w:suppressLineNumbers w:val="0"/>
            <w:spacing w:before="0" w:beforeAutospacing="1" w:after="0" w:afterAutospacing="1"/>
            <w:ind w:left="1440" w:hanging="360"/>
          </w:pPr>
        </w:pPrChange>
      </w:pPr>
      <w:ins w:id="1091" w:author="Mohamed Asbour Kaba Diakité" w:date="2026-02-20T14:29:58Z">
        <w:r>
          <w:rPr/>
          <w:t>Le choix d’installation manuelle d’Apache révèle une préférence pour :</w:t>
        </w:r>
      </w:ins>
    </w:p>
    <w:p w14:paraId="51CB1A46">
      <w:pPr>
        <w:pStyle w:val="9"/>
        <w:keepNext w:val="0"/>
        <w:keepLines w:val="0"/>
        <w:widowControl/>
        <w:suppressLineNumbers w:val="0"/>
        <w:tabs>
          <w:tab w:val="left" w:pos="720"/>
        </w:tabs>
        <w:spacing w:before="0" w:beforeAutospacing="1" w:after="0" w:afterAutospacing="1"/>
        <w:ind w:left="720"/>
        <w:rPr>
          <w:ins w:id="1093" w:author="Mohamed Asbour Kaba Diakité" w:date="2026-02-20T14:29:58Z"/>
        </w:rPr>
        <w:pPrChange w:id="1092" w:author="Mohamed Asbour Kaba Diakité" w:date="2026-02-20T14:31:21Z">
          <w:pPr>
            <w:keepNext w:val="0"/>
            <w:keepLines w:val="0"/>
            <w:widowControl/>
            <w:numPr>
              <w:ilvl w:val="0"/>
              <w:numId w:val="40"/>
            </w:numPr>
            <w:suppressLineNumbers w:val="0"/>
            <w:spacing w:before="0" w:beforeAutospacing="1" w:after="0" w:afterAutospacing="1"/>
            <w:ind w:left="1440" w:hanging="360"/>
          </w:pPr>
        </w:pPrChange>
      </w:pPr>
      <w:ins w:id="1094" w:author="Mohamed Asbour Kaba Diakité" w:date="2026-02-20T14:29:58Z">
        <w:r>
          <w:rPr/>
          <w:t>La maîtrise technique</w:t>
        </w:r>
      </w:ins>
    </w:p>
    <w:p w14:paraId="0FEF1B17">
      <w:pPr>
        <w:pStyle w:val="9"/>
        <w:keepNext w:val="0"/>
        <w:keepLines w:val="0"/>
        <w:widowControl/>
        <w:suppressLineNumbers w:val="0"/>
        <w:tabs>
          <w:tab w:val="left" w:pos="720"/>
        </w:tabs>
        <w:spacing w:before="0" w:beforeAutospacing="1" w:after="0" w:afterAutospacing="1"/>
        <w:ind w:left="720"/>
        <w:rPr>
          <w:ins w:id="1096" w:author="Mohamed Asbour Kaba Diakité" w:date="2026-02-20T14:29:58Z"/>
        </w:rPr>
        <w:pPrChange w:id="1095" w:author="Mohamed Asbour Kaba Diakité" w:date="2026-02-20T14:31:18Z">
          <w:pPr>
            <w:keepNext w:val="0"/>
            <w:keepLines w:val="0"/>
            <w:widowControl/>
            <w:numPr>
              <w:ilvl w:val="0"/>
              <w:numId w:val="40"/>
            </w:numPr>
            <w:suppressLineNumbers w:val="0"/>
            <w:spacing w:before="0" w:beforeAutospacing="1" w:after="0" w:afterAutospacing="1"/>
            <w:ind w:left="1440" w:hanging="360"/>
          </w:pPr>
        </w:pPrChange>
      </w:pPr>
      <w:ins w:id="1097" w:author="Mohamed Asbour Kaba Diakité" w:date="2026-02-20T14:29:58Z">
        <w:r>
          <w:rPr/>
          <w:t>Le contrôle des dépendances</w:t>
        </w:r>
      </w:ins>
    </w:p>
    <w:p w14:paraId="45928F57">
      <w:pPr>
        <w:pStyle w:val="9"/>
        <w:keepNext w:val="0"/>
        <w:keepLines w:val="0"/>
        <w:widowControl/>
        <w:suppressLineNumbers w:val="0"/>
        <w:tabs>
          <w:tab w:val="left" w:pos="720"/>
        </w:tabs>
        <w:spacing w:before="0" w:beforeAutospacing="1" w:after="0" w:afterAutospacing="1"/>
        <w:ind w:left="720"/>
        <w:rPr>
          <w:ins w:id="1099" w:author="Mohamed Asbour Kaba Diakité" w:date="2026-02-20T14:29:58Z"/>
        </w:rPr>
        <w:pPrChange w:id="1098" w:author="Mohamed Asbour Kaba Diakité" w:date="2026-02-20T14:31:15Z">
          <w:pPr>
            <w:keepNext w:val="0"/>
            <w:keepLines w:val="0"/>
            <w:widowControl/>
            <w:numPr>
              <w:ilvl w:val="0"/>
              <w:numId w:val="40"/>
            </w:numPr>
            <w:suppressLineNumbers w:val="0"/>
            <w:spacing w:before="0" w:beforeAutospacing="1" w:after="0" w:afterAutospacing="1"/>
            <w:ind w:left="1440" w:hanging="360"/>
          </w:pPr>
        </w:pPrChange>
      </w:pPr>
      <w:ins w:id="1100" w:author="Mohamed Asbour Kaba Diakité" w:date="2026-02-20T14:29:58Z">
        <w:r>
          <w:rPr/>
          <w:t>La sécurité des mises à jour</w:t>
        </w:r>
      </w:ins>
    </w:p>
    <w:p w14:paraId="2B49CA79">
      <w:pPr>
        <w:pStyle w:val="9"/>
        <w:keepNext w:val="0"/>
        <w:keepLines w:val="0"/>
        <w:widowControl/>
        <w:suppressLineNumbers w:val="0"/>
        <w:rPr>
          <w:ins w:id="1102" w:author="Mohamed Asbour Kaba Diakité" w:date="2026-02-20T14:29:58Z"/>
        </w:rPr>
        <w:pPrChange w:id="1101" w:author="Mohamed Asbour Kaba Diakité" w:date="2026-02-20T14:31:12Z">
          <w:pPr>
            <w:keepNext w:val="0"/>
            <w:keepLines w:val="0"/>
            <w:widowControl/>
            <w:suppressLineNumbers w:val="0"/>
          </w:pPr>
        </w:pPrChange>
      </w:pPr>
      <w:ins w:id="1103" w:author="Mohamed Asbour Kaba Diakité" w:date="2026-02-20T14:29:58Z">
        <w:r>
          <w:rPr/>
          <w:t>Cette approche est pertinente dans un environnement industriel où la stabilité prime sur la rapidité de déploiement.</w:t>
        </w:r>
      </w:ins>
    </w:p>
    <w:p w14:paraId="3159D503">
      <w:pPr>
        <w:pStyle w:val="2"/>
        <w:keepNext w:val="0"/>
        <w:keepLines w:val="0"/>
        <w:widowControl/>
        <w:suppressLineNumbers w:val="0"/>
        <w:rPr>
          <w:ins w:id="1104" w:author="Mohamed Asbour Kaba Diakité" w:date="2026-02-20T14:29:58Z"/>
        </w:rPr>
      </w:pPr>
      <w:ins w:id="1105" w:author="Mohamed Asbour Kaba Diakité" w:date="2026-02-20T14:29:58Z">
        <w:r>
          <w:rPr/>
          <w:t>10. Développement professionnel</w:t>
        </w:r>
      </w:ins>
    </w:p>
    <w:p w14:paraId="50F3FF1C">
      <w:pPr>
        <w:pStyle w:val="9"/>
        <w:keepNext w:val="0"/>
        <w:keepLines w:val="0"/>
        <w:widowControl/>
        <w:suppressLineNumbers w:val="0"/>
        <w:tabs>
          <w:tab w:val="left" w:pos="720"/>
        </w:tabs>
        <w:spacing w:before="0" w:beforeAutospacing="1" w:after="0" w:afterAutospacing="1"/>
        <w:ind w:left="1440"/>
        <w:rPr>
          <w:ins w:id="1107" w:author="Mohamed Asbour Kaba Diakité" w:date="2026-02-20T14:29:58Z"/>
        </w:rPr>
        <w:pPrChange w:id="1106" w:author="Mohamed Asbour Kaba Diakité" w:date="2026-02-20T14:31:04Z">
          <w:pPr>
            <w:keepNext w:val="0"/>
            <w:keepLines w:val="0"/>
            <w:widowControl/>
            <w:numPr>
              <w:ilvl w:val="0"/>
              <w:numId w:val="41"/>
            </w:numPr>
            <w:suppressLineNumbers w:val="0"/>
            <w:spacing w:before="0" w:beforeAutospacing="1" w:after="0" w:afterAutospacing="1"/>
            <w:ind w:left="1440" w:hanging="360"/>
          </w:pPr>
        </w:pPrChange>
      </w:pPr>
      <w:ins w:id="1108" w:author="Mohamed Asbour Kaba Diakité" w:date="2026-02-20T14:29:58Z">
        <w:r>
          <w:rPr/>
          <w:t>Cette deuxième semaine m’a permis de :</w:t>
        </w:r>
      </w:ins>
    </w:p>
    <w:p w14:paraId="50637C72">
      <w:pPr>
        <w:pStyle w:val="9"/>
        <w:keepNext w:val="0"/>
        <w:keepLines w:val="0"/>
        <w:widowControl/>
        <w:suppressLineNumbers w:val="0"/>
        <w:tabs>
          <w:tab w:val="left" w:pos="720"/>
        </w:tabs>
        <w:spacing w:before="0" w:beforeAutospacing="1" w:after="0" w:afterAutospacing="1"/>
        <w:ind w:left="720"/>
        <w:rPr>
          <w:ins w:id="1110" w:author="Mohamed Asbour Kaba Diakité" w:date="2026-02-20T14:29:58Z"/>
        </w:rPr>
        <w:pPrChange w:id="1109" w:author="Mohamed Asbour Kaba Diakité" w:date="2026-02-20T14:30:57Z">
          <w:pPr>
            <w:keepNext w:val="0"/>
            <w:keepLines w:val="0"/>
            <w:widowControl/>
            <w:numPr>
              <w:ilvl w:val="0"/>
              <w:numId w:val="41"/>
            </w:numPr>
            <w:suppressLineNumbers w:val="0"/>
            <w:spacing w:before="0" w:beforeAutospacing="1" w:after="0" w:afterAutospacing="1"/>
            <w:ind w:left="1440" w:hanging="360"/>
          </w:pPr>
        </w:pPrChange>
      </w:pPr>
      <w:ins w:id="1111" w:author="Mohamed Asbour Kaba Diakité" w:date="2026-02-20T14:29:58Z">
        <w:r>
          <w:rPr/>
          <w:t>Comprendre la logique des flux logistiques SAP</w:t>
        </w:r>
      </w:ins>
    </w:p>
    <w:p w14:paraId="145F26DB">
      <w:pPr>
        <w:pStyle w:val="9"/>
        <w:keepNext w:val="0"/>
        <w:keepLines w:val="0"/>
        <w:widowControl/>
        <w:suppressLineNumbers w:val="0"/>
        <w:tabs>
          <w:tab w:val="left" w:pos="720"/>
        </w:tabs>
        <w:spacing w:before="0" w:beforeAutospacing="1" w:after="0" w:afterAutospacing="1"/>
        <w:ind w:left="720"/>
        <w:rPr>
          <w:ins w:id="1113" w:author="Mohamed Asbour Kaba Diakité" w:date="2026-02-20T14:29:58Z"/>
        </w:rPr>
        <w:pPrChange w:id="1112" w:author="Mohamed Asbour Kaba Diakité" w:date="2026-02-20T14:30:30Z">
          <w:pPr>
            <w:keepNext w:val="0"/>
            <w:keepLines w:val="0"/>
            <w:widowControl/>
            <w:numPr>
              <w:ilvl w:val="0"/>
              <w:numId w:val="41"/>
            </w:numPr>
            <w:suppressLineNumbers w:val="0"/>
            <w:spacing w:before="0" w:beforeAutospacing="1" w:after="0" w:afterAutospacing="1"/>
            <w:ind w:left="1440" w:hanging="360"/>
          </w:pPr>
        </w:pPrChange>
      </w:pPr>
      <w:ins w:id="1114" w:author="Mohamed Asbour Kaba Diakité" w:date="2026-02-20T14:29:58Z">
        <w:r>
          <w:rPr/>
          <w:t>Développer une vision processus (process-oriented thinking)</w:t>
        </w:r>
      </w:ins>
    </w:p>
    <w:p w14:paraId="3B773047">
      <w:pPr>
        <w:pStyle w:val="9"/>
        <w:keepNext w:val="0"/>
        <w:keepLines w:val="0"/>
        <w:widowControl/>
        <w:suppressLineNumbers w:val="0"/>
        <w:tabs>
          <w:tab w:val="left" w:pos="720"/>
        </w:tabs>
        <w:spacing w:before="0" w:beforeAutospacing="1" w:after="0" w:afterAutospacing="1"/>
        <w:ind w:left="720"/>
        <w:rPr>
          <w:ins w:id="1116" w:author="Mohamed Asbour Kaba Diakité" w:date="2026-02-20T14:29:58Z"/>
        </w:rPr>
        <w:pPrChange w:id="1115" w:author="Mohamed Asbour Kaba Diakité" w:date="2026-02-20T14:30:26Z">
          <w:pPr>
            <w:keepNext w:val="0"/>
            <w:keepLines w:val="0"/>
            <w:widowControl/>
            <w:numPr>
              <w:ilvl w:val="0"/>
              <w:numId w:val="41"/>
            </w:numPr>
            <w:suppressLineNumbers w:val="0"/>
            <w:spacing w:before="0" w:beforeAutospacing="1" w:after="0" w:afterAutospacing="1"/>
            <w:ind w:left="1440" w:hanging="360"/>
          </w:pPr>
        </w:pPrChange>
      </w:pPr>
      <w:ins w:id="1117" w:author="Mohamed Asbour Kaba Diakité" w:date="2026-02-20T14:29:58Z">
        <w:r>
          <w:rPr/>
          <w:t>Améliorer ma capacité d’apprentissage autonome</w:t>
        </w:r>
      </w:ins>
    </w:p>
    <w:p w14:paraId="1C169012">
      <w:pPr>
        <w:pStyle w:val="9"/>
        <w:keepNext w:val="0"/>
        <w:keepLines w:val="0"/>
        <w:widowControl/>
        <w:suppressLineNumbers w:val="0"/>
        <w:tabs>
          <w:tab w:val="left" w:pos="720"/>
        </w:tabs>
        <w:spacing w:before="0" w:beforeAutospacing="1" w:after="0" w:afterAutospacing="1"/>
        <w:ind w:left="720"/>
        <w:rPr>
          <w:ins w:id="1119" w:author="Mohamed Asbour Kaba Diakité" w:date="2026-02-20T14:29:58Z"/>
        </w:rPr>
        <w:pPrChange w:id="1118" w:author="Mohamed Asbour Kaba Diakité" w:date="2026-02-20T14:30:03Z">
          <w:pPr>
            <w:keepNext w:val="0"/>
            <w:keepLines w:val="0"/>
            <w:widowControl/>
            <w:numPr>
              <w:ilvl w:val="0"/>
              <w:numId w:val="41"/>
            </w:numPr>
            <w:suppressLineNumbers w:val="0"/>
            <w:spacing w:before="0" w:beforeAutospacing="1" w:after="0" w:afterAutospacing="1"/>
            <w:ind w:left="1440" w:hanging="360"/>
          </w:pPr>
        </w:pPrChange>
      </w:pPr>
      <w:ins w:id="1120" w:author="Mohamed Asbour Kaba Diakité" w:date="2026-02-20T14:29:58Z">
        <w:r>
          <w:rPr/>
          <w:t>Renforcer ma rigueur dans la mémorisation des transactions</w:t>
        </w:r>
      </w:ins>
    </w:p>
    <w:p w14:paraId="68E3E0B7">
      <w:pPr>
        <w:pStyle w:val="2"/>
        <w:keepNext w:val="0"/>
        <w:keepLines w:val="0"/>
        <w:widowControl/>
        <w:suppressLineNumbers w:val="0"/>
        <w:rPr>
          <w:ins w:id="1121" w:author="Mohamed Asbour Kaba Diakité" w:date="2026-02-28T09:59:12Z"/>
        </w:rPr>
      </w:pPr>
      <w:ins w:id="1122" w:author="Mohamed Asbour Kaba Diakité" w:date="2026-02-28T09:59:12Z">
        <w:r>
          <w:rPr/>
          <w:t>5.8 Troisième semaine – Coordination managériale, outils digitaux et gestion de données</w:t>
        </w:r>
      </w:ins>
    </w:p>
    <w:p w14:paraId="4AB056A6">
      <w:pPr>
        <w:pStyle w:val="3"/>
        <w:keepNext w:val="0"/>
        <w:keepLines w:val="0"/>
        <w:widowControl/>
        <w:suppressLineNumbers w:val="0"/>
        <w:rPr>
          <w:ins w:id="1123" w:author="Mohamed Asbour Kaba Diakité" w:date="2026-02-28T09:59:12Z"/>
        </w:rPr>
      </w:pPr>
      <w:ins w:id="1124" w:author="Mohamed Asbour Kaba Diakité" w:date="2026-02-28T09:59:12Z">
        <w:r>
          <w:rPr/>
          <w:t>5.8.1 Réunion hebdomadaire et management opérationnel (23/02/2026)</w:t>
        </w:r>
      </w:ins>
    </w:p>
    <w:p w14:paraId="41800CE2">
      <w:pPr>
        <w:pStyle w:val="9"/>
        <w:keepNext w:val="0"/>
        <w:keepLines w:val="0"/>
        <w:widowControl/>
        <w:suppressLineNumbers w:val="0"/>
        <w:tabs>
          <w:tab w:val="left" w:pos="720"/>
        </w:tabs>
        <w:spacing w:before="0" w:beforeAutospacing="1" w:after="0" w:afterAutospacing="1"/>
        <w:ind w:left="1440"/>
        <w:rPr>
          <w:ins w:id="1126" w:author="Mohamed Asbour Kaba Diakité" w:date="2026-02-28T09:59:12Z"/>
        </w:rPr>
        <w:pPrChange w:id="1125" w:author="Mohamed Asbour Kaba Diakité" w:date="2026-03-07T11:33:35Z">
          <w:pPr>
            <w:keepNext w:val="0"/>
            <w:keepLines w:val="0"/>
            <w:widowControl/>
            <w:numPr>
              <w:ilvl w:val="0"/>
              <w:numId w:val="42"/>
            </w:numPr>
            <w:suppressLineNumbers w:val="0"/>
            <w:spacing w:before="0" w:beforeAutospacing="1" w:after="0" w:afterAutospacing="1"/>
            <w:ind w:left="1440" w:hanging="360"/>
          </w:pPr>
        </w:pPrChange>
      </w:pPr>
      <w:ins w:id="1127" w:author="Mohamed Asbour Kaba Diakité" w:date="2026-02-28T09:59:12Z">
        <w:r>
          <w:rPr/>
          <w:t>Chaque lundi, Monsieur Moud organise une réunion d’équipe axée sur :</w:t>
        </w:r>
      </w:ins>
    </w:p>
    <w:p w14:paraId="13A4CF26">
      <w:pPr>
        <w:pStyle w:val="9"/>
        <w:keepNext w:val="0"/>
        <w:keepLines w:val="0"/>
        <w:widowControl/>
        <w:suppressLineNumbers w:val="0"/>
        <w:tabs>
          <w:tab w:val="left" w:pos="720"/>
        </w:tabs>
        <w:spacing w:before="0" w:beforeAutospacing="1" w:after="0" w:afterAutospacing="1"/>
        <w:ind w:left="720"/>
        <w:rPr>
          <w:ins w:id="1129" w:author="Mohamed Asbour Kaba Diakité" w:date="2026-02-28T09:59:12Z"/>
        </w:rPr>
        <w:pPrChange w:id="1128" w:author="Mohamed Asbour Kaba Diakité" w:date="2026-03-07T11:33:33Z">
          <w:pPr>
            <w:keepNext w:val="0"/>
            <w:keepLines w:val="0"/>
            <w:widowControl/>
            <w:numPr>
              <w:ilvl w:val="0"/>
              <w:numId w:val="42"/>
            </w:numPr>
            <w:suppressLineNumbers w:val="0"/>
            <w:spacing w:before="0" w:beforeAutospacing="1" w:after="0" w:afterAutospacing="1"/>
            <w:ind w:left="1440" w:hanging="360"/>
          </w:pPr>
        </w:pPrChange>
      </w:pPr>
      <w:ins w:id="1130" w:author="Mohamed Asbour Kaba Diakité" w:date="2026-02-28T09:59:12Z">
        <w:r>
          <w:rPr/>
          <w:t>La sécurité</w:t>
        </w:r>
      </w:ins>
    </w:p>
    <w:p w14:paraId="515A10CF">
      <w:pPr>
        <w:pStyle w:val="9"/>
        <w:keepNext w:val="0"/>
        <w:keepLines w:val="0"/>
        <w:widowControl/>
        <w:suppressLineNumbers w:val="0"/>
        <w:tabs>
          <w:tab w:val="left" w:pos="720"/>
        </w:tabs>
        <w:spacing w:before="0" w:beforeAutospacing="1" w:after="0" w:afterAutospacing="1"/>
        <w:ind w:left="720"/>
        <w:rPr>
          <w:ins w:id="1132" w:author="Mohamed Asbour Kaba Diakité" w:date="2026-02-28T09:59:12Z"/>
        </w:rPr>
        <w:pPrChange w:id="1131" w:author="Mohamed Asbour Kaba Diakité" w:date="2026-03-07T11:33:31Z">
          <w:pPr>
            <w:keepNext w:val="0"/>
            <w:keepLines w:val="0"/>
            <w:widowControl/>
            <w:numPr>
              <w:ilvl w:val="0"/>
              <w:numId w:val="42"/>
            </w:numPr>
            <w:suppressLineNumbers w:val="0"/>
            <w:spacing w:before="0" w:beforeAutospacing="1" w:after="0" w:afterAutospacing="1"/>
            <w:ind w:left="1440" w:hanging="360"/>
          </w:pPr>
        </w:pPrChange>
      </w:pPr>
      <w:ins w:id="1133" w:author="Mohamed Asbour Kaba Diakité" w:date="2026-02-28T09:59:12Z">
        <w:r>
          <w:rPr/>
          <w:t>Le suivi des projets</w:t>
        </w:r>
      </w:ins>
    </w:p>
    <w:p w14:paraId="50E00919">
      <w:pPr>
        <w:pStyle w:val="9"/>
        <w:keepNext w:val="0"/>
        <w:keepLines w:val="0"/>
        <w:widowControl/>
        <w:suppressLineNumbers w:val="0"/>
        <w:tabs>
          <w:tab w:val="left" w:pos="720"/>
        </w:tabs>
        <w:spacing w:before="0" w:beforeAutospacing="1" w:after="0" w:afterAutospacing="1"/>
        <w:ind w:left="720"/>
        <w:rPr>
          <w:ins w:id="1135" w:author="Mohamed Asbour Kaba Diakité" w:date="2026-02-28T09:59:12Z"/>
        </w:rPr>
        <w:pPrChange w:id="1134" w:author="Mohamed Asbour Kaba Diakité" w:date="2026-03-07T11:33:28Z">
          <w:pPr>
            <w:keepNext w:val="0"/>
            <w:keepLines w:val="0"/>
            <w:widowControl/>
            <w:numPr>
              <w:ilvl w:val="0"/>
              <w:numId w:val="42"/>
            </w:numPr>
            <w:suppressLineNumbers w:val="0"/>
            <w:spacing w:before="0" w:beforeAutospacing="1" w:after="0" w:afterAutospacing="1"/>
            <w:ind w:left="1440" w:hanging="360"/>
          </w:pPr>
        </w:pPrChange>
      </w:pPr>
      <w:ins w:id="1136" w:author="Mohamed Asbour Kaba Diakité" w:date="2026-02-28T09:59:12Z">
        <w:r>
          <w:rPr/>
          <w:t>La revue des tâches via l’outil de gestion (Autotask / Datto)</w:t>
        </w:r>
      </w:ins>
    </w:p>
    <w:p w14:paraId="0E1F0758">
      <w:pPr>
        <w:pStyle w:val="9"/>
        <w:keepNext w:val="0"/>
        <w:keepLines w:val="0"/>
        <w:widowControl/>
        <w:suppressLineNumbers w:val="0"/>
        <w:tabs>
          <w:tab w:val="left" w:pos="720"/>
        </w:tabs>
        <w:spacing w:before="0" w:beforeAutospacing="1" w:after="0" w:afterAutospacing="1"/>
        <w:ind w:left="1440"/>
        <w:rPr>
          <w:ins w:id="1138" w:author="Mohamed Asbour Kaba Diakité" w:date="2026-02-28T09:59:12Z"/>
        </w:rPr>
        <w:pPrChange w:id="1137" w:author="Mohamed Asbour Kaba Diakité" w:date="2026-03-07T11:33:27Z">
          <w:pPr>
            <w:keepNext w:val="0"/>
            <w:keepLines w:val="0"/>
            <w:widowControl/>
            <w:numPr>
              <w:ilvl w:val="0"/>
              <w:numId w:val="43"/>
            </w:numPr>
            <w:suppressLineNumbers w:val="0"/>
            <w:spacing w:before="0" w:beforeAutospacing="1" w:after="0" w:afterAutospacing="1"/>
            <w:ind w:left="1440" w:hanging="360"/>
          </w:pPr>
        </w:pPrChange>
      </w:pPr>
      <w:ins w:id="1139" w:author="Mohamed Asbour Kaba Diakité" w:date="2026-02-28T09:59:12Z">
        <w:r>
          <w:rPr/>
          <w:t>Cette session hebdomadaire permet :</w:t>
        </w:r>
      </w:ins>
    </w:p>
    <w:p w14:paraId="68DB6F17">
      <w:pPr>
        <w:pStyle w:val="9"/>
        <w:keepNext w:val="0"/>
        <w:keepLines w:val="0"/>
        <w:widowControl/>
        <w:suppressLineNumbers w:val="0"/>
        <w:tabs>
          <w:tab w:val="left" w:pos="720"/>
        </w:tabs>
        <w:spacing w:before="0" w:beforeAutospacing="1" w:after="0" w:afterAutospacing="1"/>
        <w:ind w:left="720"/>
        <w:rPr>
          <w:ins w:id="1141" w:author="Mohamed Asbour Kaba Diakité" w:date="2026-02-28T09:59:12Z"/>
        </w:rPr>
        <w:pPrChange w:id="1140" w:author="Mohamed Asbour Kaba Diakité" w:date="2026-03-07T11:33:25Z">
          <w:pPr>
            <w:keepNext w:val="0"/>
            <w:keepLines w:val="0"/>
            <w:widowControl/>
            <w:numPr>
              <w:ilvl w:val="0"/>
              <w:numId w:val="43"/>
            </w:numPr>
            <w:suppressLineNumbers w:val="0"/>
            <w:spacing w:before="0" w:beforeAutospacing="1" w:after="0" w:afterAutospacing="1"/>
            <w:ind w:left="1440" w:hanging="360"/>
          </w:pPr>
        </w:pPrChange>
      </w:pPr>
      <w:ins w:id="1142" w:author="Mohamed Asbour Kaba Diakité" w:date="2026-02-28T09:59:12Z">
        <w:r>
          <w:rPr/>
          <w:t>D’aligner les priorités</w:t>
        </w:r>
      </w:ins>
    </w:p>
    <w:p w14:paraId="0F592044">
      <w:pPr>
        <w:pStyle w:val="9"/>
        <w:keepNext w:val="0"/>
        <w:keepLines w:val="0"/>
        <w:widowControl/>
        <w:suppressLineNumbers w:val="0"/>
        <w:tabs>
          <w:tab w:val="left" w:pos="720"/>
        </w:tabs>
        <w:spacing w:before="0" w:beforeAutospacing="1" w:after="0" w:afterAutospacing="1"/>
        <w:ind w:left="720"/>
        <w:rPr>
          <w:ins w:id="1144" w:author="Mohamed Asbour Kaba Diakité" w:date="2026-02-28T09:59:12Z"/>
        </w:rPr>
        <w:pPrChange w:id="1143" w:author="Mohamed Asbour Kaba Diakité" w:date="2026-03-07T11:33:21Z">
          <w:pPr>
            <w:keepNext w:val="0"/>
            <w:keepLines w:val="0"/>
            <w:widowControl/>
            <w:numPr>
              <w:ilvl w:val="0"/>
              <w:numId w:val="43"/>
            </w:numPr>
            <w:suppressLineNumbers w:val="0"/>
            <w:spacing w:before="0" w:beforeAutospacing="1" w:after="0" w:afterAutospacing="1"/>
            <w:ind w:left="1440" w:hanging="360"/>
          </w:pPr>
        </w:pPrChange>
      </w:pPr>
      <w:ins w:id="1145" w:author="Mohamed Asbour Kaba Diakité" w:date="2026-02-28T09:59:12Z">
        <w:r>
          <w:rPr/>
          <w:t>De suivre l’avancement des projets</w:t>
        </w:r>
      </w:ins>
    </w:p>
    <w:p w14:paraId="29256858">
      <w:pPr>
        <w:pStyle w:val="9"/>
        <w:keepNext w:val="0"/>
        <w:keepLines w:val="0"/>
        <w:widowControl/>
        <w:suppressLineNumbers w:val="0"/>
        <w:tabs>
          <w:tab w:val="left" w:pos="720"/>
        </w:tabs>
        <w:spacing w:before="0" w:beforeAutospacing="1" w:after="0" w:afterAutospacing="1"/>
        <w:ind w:left="720"/>
        <w:rPr>
          <w:ins w:id="1147" w:author="Mohamed Asbour Kaba Diakité" w:date="2026-02-28T09:59:12Z"/>
        </w:rPr>
        <w:pPrChange w:id="1146" w:author="Mohamed Asbour Kaba Diakité" w:date="2026-03-07T11:33:20Z">
          <w:pPr>
            <w:keepNext w:val="0"/>
            <w:keepLines w:val="0"/>
            <w:widowControl/>
            <w:numPr>
              <w:ilvl w:val="0"/>
              <w:numId w:val="43"/>
            </w:numPr>
            <w:suppressLineNumbers w:val="0"/>
            <w:spacing w:before="0" w:beforeAutospacing="1" w:after="0" w:afterAutospacing="1"/>
            <w:ind w:left="1440" w:hanging="360"/>
          </w:pPr>
        </w:pPrChange>
      </w:pPr>
      <w:ins w:id="1148" w:author="Mohamed Asbour Kaba Diakité" w:date="2026-02-28T09:59:12Z">
        <w:r>
          <w:rPr/>
          <w:t>D’identifier les risques</w:t>
        </w:r>
      </w:ins>
    </w:p>
    <w:p w14:paraId="667A56EE">
      <w:pPr>
        <w:pStyle w:val="9"/>
        <w:keepNext w:val="0"/>
        <w:keepLines w:val="0"/>
        <w:widowControl/>
        <w:suppressLineNumbers w:val="0"/>
        <w:tabs>
          <w:tab w:val="left" w:pos="720"/>
        </w:tabs>
        <w:spacing w:before="0" w:beforeAutospacing="1" w:after="0" w:afterAutospacing="1"/>
        <w:ind w:left="720"/>
        <w:rPr>
          <w:ins w:id="1150" w:author="Mohamed Asbour Kaba Diakité" w:date="2026-02-28T09:59:12Z"/>
        </w:rPr>
        <w:pPrChange w:id="1149" w:author="Mohamed Asbour Kaba Diakité" w:date="2026-03-07T11:33:17Z">
          <w:pPr>
            <w:keepNext w:val="0"/>
            <w:keepLines w:val="0"/>
            <w:widowControl/>
            <w:numPr>
              <w:ilvl w:val="0"/>
              <w:numId w:val="43"/>
            </w:numPr>
            <w:suppressLineNumbers w:val="0"/>
            <w:spacing w:before="0" w:beforeAutospacing="1" w:after="0" w:afterAutospacing="1"/>
            <w:ind w:left="1440" w:hanging="360"/>
          </w:pPr>
        </w:pPrChange>
      </w:pPr>
      <w:ins w:id="1151" w:author="Mohamed Asbour Kaba Diakité" w:date="2026-02-28T09:59:12Z">
        <w:r>
          <w:rPr/>
          <w:t>De renforcer la culture sécurité</w:t>
        </w:r>
      </w:ins>
    </w:p>
    <w:p w14:paraId="57E55328">
      <w:pPr>
        <w:pStyle w:val="9"/>
        <w:keepNext w:val="0"/>
        <w:keepLines w:val="0"/>
        <w:widowControl/>
        <w:suppressLineNumbers w:val="0"/>
        <w:rPr>
          <w:ins w:id="1152" w:author="Mohamed Asbour Kaba Diakité" w:date="2026-02-28T09:59:12Z"/>
        </w:rPr>
      </w:pPr>
      <w:ins w:id="1153" w:author="Mohamed Asbour Kaba Diakité" w:date="2026-02-28T09:59:12Z">
        <w:r>
          <w:rPr/>
          <w:t>J’ai observé un style de management structuré, orienté performance et responsabilité collective.</w:t>
        </w:r>
      </w:ins>
    </w:p>
    <w:p w14:paraId="22EDEB95">
      <w:pPr>
        <w:pStyle w:val="9"/>
        <w:keepNext w:val="0"/>
        <w:keepLines w:val="0"/>
        <w:widowControl/>
        <w:suppressLineNumbers w:val="0"/>
        <w:rPr>
          <w:ins w:id="1155" w:author="Mohamed Asbour Kaba Diakité" w:date="2026-02-28T09:59:12Z"/>
        </w:rPr>
        <w:pPrChange w:id="1154" w:author="Mohamed Asbour Kaba Diakité" w:date="2026-03-07T11:33:14Z">
          <w:pPr>
            <w:keepNext w:val="0"/>
            <w:keepLines w:val="0"/>
            <w:widowControl/>
            <w:suppressLineNumbers w:val="0"/>
          </w:pPr>
        </w:pPrChange>
      </w:pPr>
      <w:ins w:id="1156" w:author="Mohamed Asbour Kaba Diakité" w:date="2026-02-28T09:59:12Z">
        <w:r>
          <w:rPr/>
          <w:t>Les échanges sur le projet de digitalisation des fiches de paie ont été particulièrement enrichissants, notamment les interventions de Monsieur Bassoum, dont l’expérience a apporté une vision stratégique au projet.</w:t>
        </w:r>
      </w:ins>
    </w:p>
    <w:p w14:paraId="39865D4E">
      <w:pPr>
        <w:pStyle w:val="3"/>
        <w:keepNext w:val="0"/>
        <w:keepLines w:val="0"/>
        <w:widowControl/>
        <w:suppressLineNumbers w:val="0"/>
        <w:rPr>
          <w:ins w:id="1157" w:author="Mohamed Asbour Kaba Diakité" w:date="2026-02-28T09:59:12Z"/>
        </w:rPr>
      </w:pPr>
      <w:ins w:id="1158" w:author="Mohamed Asbour Kaba Diakité" w:date="2026-02-28T09:59:12Z">
        <w:r>
          <w:rPr/>
          <w:t>5.8.2 Inventaire des applications utilisées sur le réseau (24/02/2026)</w:t>
        </w:r>
      </w:ins>
    </w:p>
    <w:p w14:paraId="11F48092">
      <w:pPr>
        <w:pStyle w:val="9"/>
        <w:keepNext w:val="0"/>
        <w:keepLines w:val="0"/>
        <w:widowControl/>
        <w:suppressLineNumbers w:val="0"/>
        <w:rPr>
          <w:ins w:id="1159" w:author="Mohamed Asbour Kaba Diakité" w:date="2026-02-28T09:59:12Z"/>
        </w:rPr>
      </w:pPr>
      <w:ins w:id="1160" w:author="Mohamed Asbour Kaba Diakité" w:date="2026-02-28T09:59:12Z">
        <w:r>
          <w:rPr/>
          <w:t>Une mission nous a été confiée : réaliser un inventaire des applications utilisées au sein de CBG sur les cinq dernières années.</w:t>
        </w:r>
      </w:ins>
    </w:p>
    <w:p w14:paraId="5D13A114">
      <w:pPr>
        <w:pStyle w:val="9"/>
        <w:keepNext w:val="0"/>
        <w:keepLines w:val="0"/>
        <w:widowControl/>
        <w:suppressLineNumbers w:val="0"/>
        <w:tabs>
          <w:tab w:val="left" w:pos="720"/>
        </w:tabs>
        <w:spacing w:before="0" w:beforeAutospacing="1" w:after="0" w:afterAutospacing="1"/>
        <w:ind w:left="1440"/>
        <w:rPr>
          <w:ins w:id="1162" w:author="Mohamed Asbour Kaba Diakité" w:date="2026-02-28T09:59:12Z"/>
        </w:rPr>
        <w:pPrChange w:id="1161" w:author="Mohamed Asbour Kaba Diakité" w:date="2026-03-07T11:33:08Z">
          <w:pPr>
            <w:keepNext w:val="0"/>
            <w:keepLines w:val="0"/>
            <w:widowControl/>
            <w:numPr>
              <w:ilvl w:val="0"/>
              <w:numId w:val="44"/>
            </w:numPr>
            <w:suppressLineNumbers w:val="0"/>
            <w:spacing w:before="0" w:beforeAutospacing="1" w:after="0" w:afterAutospacing="1"/>
            <w:ind w:left="1440" w:hanging="360"/>
          </w:pPr>
        </w:pPrChange>
      </w:pPr>
      <w:ins w:id="1163" w:author="Mohamed Asbour Kaba Diakité" w:date="2026-02-28T09:59:12Z">
        <w:r>
          <w:rPr/>
          <w:t>Pour cela :</w:t>
        </w:r>
      </w:ins>
    </w:p>
    <w:p w14:paraId="328F1E48">
      <w:pPr>
        <w:pStyle w:val="9"/>
        <w:keepNext w:val="0"/>
        <w:keepLines w:val="0"/>
        <w:widowControl/>
        <w:suppressLineNumbers w:val="0"/>
        <w:tabs>
          <w:tab w:val="left" w:pos="720"/>
        </w:tabs>
        <w:spacing w:before="0" w:beforeAutospacing="1" w:after="0" w:afterAutospacing="1"/>
        <w:ind w:left="720"/>
        <w:rPr>
          <w:ins w:id="1165" w:author="Mohamed Asbour Kaba Diakité" w:date="2026-02-28T09:59:12Z"/>
        </w:rPr>
        <w:pPrChange w:id="1164" w:author="Mohamed Asbour Kaba Diakité" w:date="2026-03-07T11:33:07Z">
          <w:pPr>
            <w:keepNext w:val="0"/>
            <w:keepLines w:val="0"/>
            <w:widowControl/>
            <w:numPr>
              <w:ilvl w:val="0"/>
              <w:numId w:val="44"/>
            </w:numPr>
            <w:suppressLineNumbers w:val="0"/>
            <w:spacing w:before="0" w:beforeAutospacing="1" w:after="0" w:afterAutospacing="1"/>
            <w:ind w:left="1440" w:hanging="360"/>
          </w:pPr>
        </w:pPrChange>
      </w:pPr>
      <w:ins w:id="1166" w:author="Mohamed Asbour Kaba Diakité" w:date="2026-02-28T09:59:12Z">
        <w:r>
          <w:rPr/>
          <w:t xml:space="preserve">Installation du </w:t>
        </w:r>
      </w:ins>
      <w:ins w:id="1167" w:author="Mohamed Asbour Kaba Diakité" w:date="2026-02-28T09:59:12Z">
        <w:r>
          <w:rPr>
            <w:rStyle w:val="6"/>
          </w:rPr>
          <w:t>Microsoft Assessment and Planning Toolkit</w:t>
        </w:r>
      </w:ins>
    </w:p>
    <w:p w14:paraId="5BDD1840">
      <w:pPr>
        <w:pStyle w:val="9"/>
        <w:keepNext w:val="0"/>
        <w:keepLines w:val="0"/>
        <w:widowControl/>
        <w:suppressLineNumbers w:val="0"/>
        <w:tabs>
          <w:tab w:val="left" w:pos="720"/>
        </w:tabs>
        <w:spacing w:before="0" w:beforeAutospacing="1" w:after="0" w:afterAutospacing="1"/>
        <w:ind w:left="720"/>
        <w:rPr>
          <w:ins w:id="1169" w:author="Mohamed Asbour Kaba Diakité" w:date="2026-02-28T09:59:12Z"/>
        </w:rPr>
        <w:pPrChange w:id="1168" w:author="Mohamed Asbour Kaba Diakité" w:date="2026-03-07T11:33:05Z">
          <w:pPr>
            <w:keepNext w:val="0"/>
            <w:keepLines w:val="0"/>
            <w:widowControl/>
            <w:numPr>
              <w:ilvl w:val="0"/>
              <w:numId w:val="44"/>
            </w:numPr>
            <w:suppressLineNumbers w:val="0"/>
            <w:spacing w:before="0" w:beforeAutospacing="1" w:after="0" w:afterAutospacing="1"/>
            <w:ind w:left="1440" w:hanging="360"/>
          </w:pPr>
        </w:pPrChange>
      </w:pPr>
      <w:ins w:id="1170" w:author="Mohamed Asbour Kaba Diakité" w:date="2026-02-28T09:59:12Z">
        <w:r>
          <w:rPr/>
          <w:t>Analyse du réseau</w:t>
        </w:r>
      </w:ins>
    </w:p>
    <w:p w14:paraId="3F845173">
      <w:pPr>
        <w:pStyle w:val="9"/>
        <w:keepNext w:val="0"/>
        <w:keepLines w:val="0"/>
        <w:widowControl/>
        <w:suppressLineNumbers w:val="0"/>
        <w:tabs>
          <w:tab w:val="left" w:pos="720"/>
        </w:tabs>
        <w:spacing w:before="0" w:beforeAutospacing="1" w:after="0" w:afterAutospacing="1"/>
        <w:ind w:left="720"/>
        <w:rPr>
          <w:ins w:id="1172" w:author="Mohamed Asbour Kaba Diakité" w:date="2026-02-28T09:59:12Z"/>
        </w:rPr>
        <w:pPrChange w:id="1171" w:author="Mohamed Asbour Kaba Diakité" w:date="2026-03-07T11:33:02Z">
          <w:pPr>
            <w:keepNext w:val="0"/>
            <w:keepLines w:val="0"/>
            <w:widowControl/>
            <w:numPr>
              <w:ilvl w:val="0"/>
              <w:numId w:val="44"/>
            </w:numPr>
            <w:suppressLineNumbers w:val="0"/>
            <w:spacing w:before="0" w:beforeAutospacing="1" w:after="0" w:afterAutospacing="1"/>
            <w:ind w:left="1440" w:hanging="360"/>
          </w:pPr>
        </w:pPrChange>
      </w:pPr>
      <w:ins w:id="1173" w:author="Mohamed Asbour Kaba Diakité" w:date="2026-02-28T09:59:12Z">
        <w:r>
          <w:rPr/>
          <w:t>Collecte automatisée des données</w:t>
        </w:r>
      </w:ins>
    </w:p>
    <w:p w14:paraId="6AF4EED9">
      <w:pPr>
        <w:pStyle w:val="9"/>
        <w:keepNext w:val="0"/>
        <w:keepLines w:val="0"/>
        <w:widowControl/>
        <w:suppressLineNumbers w:val="0"/>
        <w:rPr>
          <w:ins w:id="1174" w:author="Mohamed Asbour Kaba Diakité" w:date="2026-02-28T09:59:12Z"/>
        </w:rPr>
      </w:pPr>
      <w:ins w:id="1175" w:author="Mohamed Asbour Kaba Diakité" w:date="2026-02-28T09:59:12Z">
        <w:r>
          <w:rPr/>
          <w:t xml:space="preserve">Résultat : plus de </w:t>
        </w:r>
      </w:ins>
      <w:ins w:id="1176" w:author="Mohamed Asbour Kaba Diakité" w:date="2026-02-28T09:59:12Z">
        <w:r>
          <w:rPr>
            <w:rStyle w:val="6"/>
          </w:rPr>
          <w:t>2000 éléments recensés</w:t>
        </w:r>
      </w:ins>
    </w:p>
    <w:p w14:paraId="0D9B80FE">
      <w:pPr>
        <w:pStyle w:val="9"/>
        <w:keepNext w:val="0"/>
        <w:keepLines w:val="0"/>
        <w:widowControl/>
        <w:suppressLineNumbers w:val="0"/>
        <w:tabs>
          <w:tab w:val="left" w:pos="720"/>
        </w:tabs>
        <w:spacing w:before="0" w:beforeAutospacing="1" w:after="0" w:afterAutospacing="1"/>
        <w:ind w:left="1440"/>
        <w:rPr>
          <w:ins w:id="1178" w:author="Mohamed Asbour Kaba Diakité" w:date="2026-02-28T09:59:12Z"/>
        </w:rPr>
        <w:pPrChange w:id="1177" w:author="Mohamed Asbour Kaba Diakité" w:date="2026-03-07T11:33:00Z">
          <w:pPr>
            <w:keepNext w:val="0"/>
            <w:keepLines w:val="0"/>
            <w:widowControl/>
            <w:numPr>
              <w:ilvl w:val="0"/>
              <w:numId w:val="45"/>
            </w:numPr>
            <w:suppressLineNumbers w:val="0"/>
            <w:spacing w:before="0" w:beforeAutospacing="1" w:after="0" w:afterAutospacing="1"/>
            <w:ind w:left="1440" w:hanging="360"/>
          </w:pPr>
        </w:pPrChange>
      </w:pPr>
      <w:ins w:id="1179" w:author="Mohamed Asbour Kaba Diakité" w:date="2026-02-28T09:59:12Z">
        <w:r>
          <w:rPr/>
          <w:t>Cette activité m’a permis de comprendre l’importance :</w:t>
        </w:r>
      </w:ins>
    </w:p>
    <w:p w14:paraId="371A47F6">
      <w:pPr>
        <w:pStyle w:val="9"/>
        <w:keepNext w:val="0"/>
        <w:keepLines w:val="0"/>
        <w:widowControl/>
        <w:suppressLineNumbers w:val="0"/>
        <w:tabs>
          <w:tab w:val="left" w:pos="720"/>
        </w:tabs>
        <w:spacing w:before="0" w:beforeAutospacing="1" w:after="0" w:afterAutospacing="1"/>
        <w:ind w:left="720"/>
        <w:rPr>
          <w:ins w:id="1181" w:author="Mohamed Asbour Kaba Diakité" w:date="2026-02-28T09:59:12Z"/>
        </w:rPr>
        <w:pPrChange w:id="1180" w:author="Mohamed Asbour Kaba Diakité" w:date="2026-03-07T11:32:58Z">
          <w:pPr>
            <w:keepNext w:val="0"/>
            <w:keepLines w:val="0"/>
            <w:widowControl/>
            <w:numPr>
              <w:ilvl w:val="0"/>
              <w:numId w:val="45"/>
            </w:numPr>
            <w:suppressLineNumbers w:val="0"/>
            <w:spacing w:before="0" w:beforeAutospacing="1" w:after="0" w:afterAutospacing="1"/>
            <w:ind w:left="1440" w:hanging="360"/>
          </w:pPr>
        </w:pPrChange>
      </w:pPr>
      <w:ins w:id="1182" w:author="Mohamed Asbour Kaba Diakité" w:date="2026-02-28T09:59:12Z">
        <w:r>
          <w:rPr/>
          <w:t>De la cartographie applicative</w:t>
        </w:r>
      </w:ins>
    </w:p>
    <w:p w14:paraId="5EEB2B50">
      <w:pPr>
        <w:pStyle w:val="9"/>
        <w:keepNext w:val="0"/>
        <w:keepLines w:val="0"/>
        <w:widowControl/>
        <w:suppressLineNumbers w:val="0"/>
        <w:tabs>
          <w:tab w:val="left" w:pos="720"/>
        </w:tabs>
        <w:spacing w:before="0" w:beforeAutospacing="1" w:after="0" w:afterAutospacing="1"/>
        <w:ind w:left="720"/>
        <w:rPr>
          <w:ins w:id="1184" w:author="Mohamed Asbour Kaba Diakité" w:date="2026-02-28T09:59:12Z"/>
        </w:rPr>
        <w:pPrChange w:id="1183" w:author="Mohamed Asbour Kaba Diakité" w:date="2026-03-07T11:32:55Z">
          <w:pPr>
            <w:keepNext w:val="0"/>
            <w:keepLines w:val="0"/>
            <w:widowControl/>
            <w:numPr>
              <w:ilvl w:val="0"/>
              <w:numId w:val="45"/>
            </w:numPr>
            <w:suppressLineNumbers w:val="0"/>
            <w:spacing w:before="0" w:beforeAutospacing="1" w:after="0" w:afterAutospacing="1"/>
            <w:ind w:left="1440" w:hanging="360"/>
          </w:pPr>
        </w:pPrChange>
      </w:pPr>
      <w:ins w:id="1185" w:author="Mohamed Asbour Kaba Diakité" w:date="2026-02-28T09:59:12Z">
        <w:r>
          <w:rPr/>
          <w:t>De la gouvernance IT</w:t>
        </w:r>
      </w:ins>
    </w:p>
    <w:p w14:paraId="2AFB5C92">
      <w:pPr>
        <w:pStyle w:val="9"/>
        <w:keepNext w:val="0"/>
        <w:keepLines w:val="0"/>
        <w:widowControl/>
        <w:suppressLineNumbers w:val="0"/>
        <w:ind w:left="720"/>
        <w:rPr>
          <w:ins w:id="1187" w:author="Mohamed Asbour Kaba Diakité" w:date="2026-02-28T09:59:12Z"/>
        </w:rPr>
        <w:pPrChange w:id="1186" w:author="Mohamed Asbour Kaba Diakité" w:date="2026-03-07T11:32:54Z">
          <w:pPr>
            <w:keepNext w:val="0"/>
            <w:keepLines w:val="0"/>
            <w:widowControl/>
            <w:suppressLineNumbers w:val="0"/>
          </w:pPr>
        </w:pPrChange>
      </w:pPr>
      <w:ins w:id="1188" w:author="Mohamed Asbour Kaba Diakité" w:date="2026-02-28T09:59:12Z">
        <w:r>
          <w:rPr/>
          <w:t>Du contrôle des actifs numériques</w:t>
        </w:r>
      </w:ins>
    </w:p>
    <w:p w14:paraId="3B9D5A2A">
      <w:pPr>
        <w:pStyle w:val="3"/>
        <w:keepNext w:val="0"/>
        <w:keepLines w:val="0"/>
        <w:widowControl/>
        <w:suppressLineNumbers w:val="0"/>
        <w:rPr>
          <w:ins w:id="1189" w:author="Mohamed Asbour Kaba Diakité" w:date="2026-02-28T09:59:12Z"/>
        </w:rPr>
      </w:pPr>
      <w:ins w:id="1190" w:author="Mohamed Asbour Kaba Diakité" w:date="2026-02-28T09:59:12Z">
        <w:r>
          <w:rPr/>
          <w:t>5.8.3 Assistance SAP – Transaction IW21 (25/02/2026)</w:t>
        </w:r>
      </w:ins>
    </w:p>
    <w:p w14:paraId="61DAE8B2">
      <w:pPr>
        <w:pStyle w:val="9"/>
        <w:keepNext w:val="0"/>
        <w:keepLines w:val="0"/>
        <w:widowControl/>
        <w:suppressLineNumbers w:val="0"/>
        <w:rPr>
          <w:ins w:id="1191" w:author="Mohamed Asbour Kaba Diakité" w:date="2026-02-28T09:59:12Z"/>
        </w:rPr>
      </w:pPr>
      <w:ins w:id="1192" w:author="Mohamed Asbour Kaba Diakité" w:date="2026-02-28T09:59:12Z">
        <w:r>
          <w:rPr/>
          <w:t xml:space="preserve">Nous avons assisté un utilisateur pour la création d’un avis via la transaction </w:t>
        </w:r>
      </w:ins>
      <w:ins w:id="1193" w:author="Mohamed Asbour Kaba Diakité" w:date="2026-02-28T09:59:12Z">
        <w:r>
          <w:rPr>
            <w:rStyle w:val="6"/>
          </w:rPr>
          <w:t>IW21</w:t>
        </w:r>
      </w:ins>
      <w:ins w:id="1194" w:author="Mohamed Asbour Kaba Diakité" w:date="2026-02-28T09:59:12Z">
        <w:r>
          <w:rPr/>
          <w:t>.</w:t>
        </w:r>
      </w:ins>
    </w:p>
    <w:p w14:paraId="61788B31">
      <w:pPr>
        <w:pStyle w:val="9"/>
        <w:keepNext w:val="0"/>
        <w:keepLines w:val="0"/>
        <w:widowControl/>
        <w:suppressLineNumbers w:val="0"/>
        <w:tabs>
          <w:tab w:val="left" w:pos="720"/>
        </w:tabs>
        <w:spacing w:before="0" w:beforeAutospacing="1" w:after="0" w:afterAutospacing="1"/>
        <w:ind w:left="1440"/>
        <w:rPr>
          <w:ins w:id="1196" w:author="Mohamed Asbour Kaba Diakité" w:date="2026-02-28T09:59:12Z"/>
        </w:rPr>
        <w:pPrChange w:id="1195" w:author="Mohamed Asbour Kaba Diakité" w:date="2026-03-07T11:32:47Z">
          <w:pPr>
            <w:keepNext w:val="0"/>
            <w:keepLines w:val="0"/>
            <w:widowControl/>
            <w:numPr>
              <w:ilvl w:val="0"/>
              <w:numId w:val="46"/>
            </w:numPr>
            <w:suppressLineNumbers w:val="0"/>
            <w:spacing w:before="0" w:beforeAutospacing="1" w:after="0" w:afterAutospacing="1"/>
            <w:ind w:left="1440" w:hanging="360"/>
          </w:pPr>
        </w:pPrChange>
      </w:pPr>
      <w:ins w:id="1197" w:author="Mohamed Asbour Kaba Diakité" w:date="2026-02-28T09:59:12Z">
        <w:r>
          <w:rPr/>
          <w:t>Difficulté rencontrée :</w:t>
        </w:r>
      </w:ins>
    </w:p>
    <w:p w14:paraId="1BEE0FF5">
      <w:pPr>
        <w:pStyle w:val="9"/>
        <w:keepNext w:val="0"/>
        <w:keepLines w:val="0"/>
        <w:widowControl/>
        <w:suppressLineNumbers w:val="0"/>
        <w:tabs>
          <w:tab w:val="left" w:pos="720"/>
        </w:tabs>
        <w:spacing w:before="0" w:beforeAutospacing="1" w:after="0" w:afterAutospacing="1"/>
        <w:ind w:left="720"/>
        <w:rPr>
          <w:ins w:id="1199" w:author="Mohamed Asbour Kaba Diakité" w:date="2026-02-28T09:59:12Z"/>
        </w:rPr>
        <w:pPrChange w:id="1198" w:author="Mohamed Asbour Kaba Diakité" w:date="2026-03-07T11:32:45Z">
          <w:pPr>
            <w:keepNext w:val="0"/>
            <w:keepLines w:val="0"/>
            <w:widowControl/>
            <w:numPr>
              <w:ilvl w:val="0"/>
              <w:numId w:val="46"/>
            </w:numPr>
            <w:suppressLineNumbers w:val="0"/>
            <w:spacing w:before="0" w:beforeAutospacing="1" w:after="0" w:afterAutospacing="1"/>
            <w:ind w:left="1440" w:hanging="360"/>
          </w:pPr>
        </w:pPrChange>
      </w:pPr>
      <w:ins w:id="1200" w:author="Mohamed Asbour Kaba Diakité" w:date="2026-02-28T09:59:12Z">
        <w:r>
          <w:rPr/>
          <w:t>Problème de prise de contrôle à distance du poste utilisateur</w:t>
        </w:r>
      </w:ins>
    </w:p>
    <w:p w14:paraId="35D32EAE">
      <w:pPr>
        <w:pStyle w:val="9"/>
        <w:keepNext w:val="0"/>
        <w:keepLines w:val="0"/>
        <w:widowControl/>
        <w:suppressLineNumbers w:val="0"/>
        <w:tabs>
          <w:tab w:val="left" w:pos="720"/>
        </w:tabs>
        <w:spacing w:before="0" w:beforeAutospacing="1" w:after="0" w:afterAutospacing="1"/>
        <w:ind w:left="1440"/>
        <w:rPr>
          <w:ins w:id="1202" w:author="Mohamed Asbour Kaba Diakité" w:date="2026-02-28T09:59:12Z"/>
        </w:rPr>
        <w:pPrChange w:id="1201" w:author="Mohamed Asbour Kaba Diakité" w:date="2026-03-07T11:32:44Z">
          <w:pPr>
            <w:keepNext w:val="0"/>
            <w:keepLines w:val="0"/>
            <w:widowControl/>
            <w:numPr>
              <w:ilvl w:val="0"/>
              <w:numId w:val="47"/>
            </w:numPr>
            <w:suppressLineNumbers w:val="0"/>
            <w:spacing w:before="0" w:beforeAutospacing="1" w:after="0" w:afterAutospacing="1"/>
            <w:ind w:left="1440" w:hanging="360"/>
          </w:pPr>
        </w:pPrChange>
      </w:pPr>
      <w:ins w:id="1203" w:author="Mohamed Asbour Kaba Diakité" w:date="2026-02-28T09:59:12Z">
        <w:r>
          <w:rPr/>
          <w:t>Cela m’a permis d’identifier l’importance :</w:t>
        </w:r>
      </w:ins>
    </w:p>
    <w:p w14:paraId="2324E054">
      <w:pPr>
        <w:pStyle w:val="9"/>
        <w:keepNext w:val="0"/>
        <w:keepLines w:val="0"/>
        <w:widowControl/>
        <w:suppressLineNumbers w:val="0"/>
        <w:tabs>
          <w:tab w:val="left" w:pos="720"/>
        </w:tabs>
        <w:spacing w:before="0" w:beforeAutospacing="1" w:after="0" w:afterAutospacing="1"/>
        <w:ind w:left="720"/>
        <w:rPr>
          <w:ins w:id="1205" w:author="Mohamed Asbour Kaba Diakité" w:date="2026-02-28T09:59:12Z"/>
        </w:rPr>
        <w:pPrChange w:id="1204" w:author="Mohamed Asbour Kaba Diakité" w:date="2026-03-07T11:32:42Z">
          <w:pPr>
            <w:keepNext w:val="0"/>
            <w:keepLines w:val="0"/>
            <w:widowControl/>
            <w:numPr>
              <w:ilvl w:val="0"/>
              <w:numId w:val="47"/>
            </w:numPr>
            <w:suppressLineNumbers w:val="0"/>
            <w:spacing w:before="0" w:beforeAutospacing="1" w:after="0" w:afterAutospacing="1"/>
            <w:ind w:left="1440" w:hanging="360"/>
          </w:pPr>
        </w:pPrChange>
      </w:pPr>
      <w:ins w:id="1206" w:author="Mohamed Asbour Kaba Diakité" w:date="2026-02-28T09:59:12Z">
        <w:r>
          <w:rPr/>
          <w:t>Des outils de support à distance fiables</w:t>
        </w:r>
      </w:ins>
    </w:p>
    <w:p w14:paraId="723A17BC">
      <w:pPr>
        <w:pStyle w:val="9"/>
        <w:keepNext w:val="0"/>
        <w:keepLines w:val="0"/>
        <w:widowControl/>
        <w:suppressLineNumbers w:val="0"/>
        <w:tabs>
          <w:tab w:val="left" w:pos="720"/>
        </w:tabs>
        <w:spacing w:before="0" w:beforeAutospacing="1" w:after="0" w:afterAutospacing="1"/>
        <w:ind w:left="720"/>
        <w:rPr>
          <w:ins w:id="1208" w:author="Mohamed Asbour Kaba Diakité" w:date="2026-02-28T09:59:12Z"/>
        </w:rPr>
        <w:pPrChange w:id="1207" w:author="Mohamed Asbour Kaba Diakité" w:date="2026-03-07T11:32:40Z">
          <w:pPr>
            <w:keepNext w:val="0"/>
            <w:keepLines w:val="0"/>
            <w:widowControl/>
            <w:numPr>
              <w:ilvl w:val="0"/>
              <w:numId w:val="47"/>
            </w:numPr>
            <w:suppressLineNumbers w:val="0"/>
            <w:spacing w:before="0" w:beforeAutospacing="1" w:after="0" w:afterAutospacing="1"/>
            <w:ind w:left="1440" w:hanging="360"/>
          </w:pPr>
        </w:pPrChange>
      </w:pPr>
      <w:ins w:id="1209" w:author="Mohamed Asbour Kaba Diakité" w:date="2026-02-28T09:59:12Z">
        <w:r>
          <w:rPr/>
          <w:t>De la réactivité IT</w:t>
        </w:r>
      </w:ins>
    </w:p>
    <w:p w14:paraId="115793DA">
      <w:pPr>
        <w:pStyle w:val="9"/>
        <w:keepNext w:val="0"/>
        <w:keepLines w:val="0"/>
        <w:widowControl/>
        <w:suppressLineNumbers w:val="0"/>
        <w:ind w:left="720"/>
        <w:rPr>
          <w:ins w:id="1211" w:author="Mohamed Asbour Kaba Diakité" w:date="2026-02-28T09:59:12Z"/>
        </w:rPr>
        <w:pPrChange w:id="1210" w:author="Mohamed Asbour Kaba Diakité" w:date="2026-03-07T11:32:36Z">
          <w:pPr>
            <w:keepNext w:val="0"/>
            <w:keepLines w:val="0"/>
            <w:widowControl/>
            <w:suppressLineNumbers w:val="0"/>
          </w:pPr>
        </w:pPrChange>
      </w:pPr>
      <w:ins w:id="1212" w:author="Mohamed Asbour Kaba Diakité" w:date="2026-02-28T09:59:12Z">
        <w:r>
          <w:rPr/>
          <w:t>De la maîtrise des transactions de maintenance</w:t>
        </w:r>
      </w:ins>
    </w:p>
    <w:p w14:paraId="262D7EBB">
      <w:pPr>
        <w:pStyle w:val="3"/>
        <w:keepNext w:val="0"/>
        <w:keepLines w:val="0"/>
        <w:widowControl/>
        <w:suppressLineNumbers w:val="0"/>
        <w:rPr>
          <w:ins w:id="1213" w:author="Mohamed Asbour Kaba Diakité" w:date="2026-02-28T09:59:12Z"/>
        </w:rPr>
      </w:pPr>
      <w:ins w:id="1214" w:author="Mohamed Asbour Kaba Diakité" w:date="2026-02-28T09:59:12Z">
        <w:r>
          <w:rPr/>
          <w:t>5.8.4 Analyse et restructuration d’une application Infopath (26/02/2026)</w:t>
        </w:r>
      </w:ins>
    </w:p>
    <w:p w14:paraId="79DE3D2B">
      <w:pPr>
        <w:pStyle w:val="9"/>
        <w:keepNext w:val="0"/>
        <w:keepLines w:val="0"/>
        <w:widowControl/>
        <w:suppressLineNumbers w:val="0"/>
        <w:rPr>
          <w:ins w:id="1215" w:author="Mohamed Asbour Kaba Diakité" w:date="2026-02-28T09:59:12Z"/>
        </w:rPr>
      </w:pPr>
      <w:ins w:id="1216" w:author="Mohamed Asbour Kaba Diakité" w:date="2026-02-28T09:59:12Z">
        <w:r>
          <w:rPr/>
          <w:t xml:space="preserve">Nous avons commencé l’analyse d’une application développée sous </w:t>
        </w:r>
      </w:ins>
      <w:ins w:id="1217" w:author="Mohamed Asbour Kaba Diakité" w:date="2026-02-28T09:59:12Z">
        <w:r>
          <w:rPr>
            <w:rStyle w:val="6"/>
          </w:rPr>
          <w:t>Infopath</w:t>
        </w:r>
      </w:ins>
      <w:ins w:id="1218" w:author="Mohamed Asbour Kaba Diakité" w:date="2026-02-28T09:59:12Z">
        <w:r>
          <w:rPr/>
          <w:t>, destinée à reproduire une fiche de présence Santé &amp; Sécurité.</w:t>
        </w:r>
      </w:ins>
    </w:p>
    <w:p w14:paraId="61CC838B">
      <w:pPr>
        <w:pStyle w:val="9"/>
        <w:keepNext w:val="0"/>
        <w:keepLines w:val="0"/>
        <w:widowControl/>
        <w:suppressLineNumbers w:val="0"/>
        <w:tabs>
          <w:tab w:val="left" w:pos="720"/>
        </w:tabs>
        <w:spacing w:before="0" w:beforeAutospacing="1" w:after="0" w:afterAutospacing="1"/>
        <w:ind w:left="1440"/>
        <w:rPr>
          <w:ins w:id="1220" w:author="Mohamed Asbour Kaba Diakité" w:date="2026-02-28T09:59:12Z"/>
        </w:rPr>
        <w:pPrChange w:id="1219" w:author="Mohamed Asbour Kaba Diakité" w:date="2026-03-07T11:32:30Z">
          <w:pPr>
            <w:keepNext w:val="0"/>
            <w:keepLines w:val="0"/>
            <w:widowControl/>
            <w:numPr>
              <w:ilvl w:val="0"/>
              <w:numId w:val="48"/>
            </w:numPr>
            <w:suppressLineNumbers w:val="0"/>
            <w:spacing w:before="0" w:beforeAutospacing="1" w:after="0" w:afterAutospacing="1"/>
            <w:ind w:left="1440" w:hanging="360"/>
          </w:pPr>
        </w:pPrChange>
      </w:pPr>
      <w:ins w:id="1221" w:author="Mohamed Asbour Kaba Diakité" w:date="2026-02-28T09:59:12Z">
        <w:r>
          <w:rPr/>
          <w:t>Objectif :</w:t>
        </w:r>
      </w:ins>
    </w:p>
    <w:p w14:paraId="7FD050F9">
      <w:pPr>
        <w:pStyle w:val="9"/>
        <w:keepNext w:val="0"/>
        <w:keepLines w:val="0"/>
        <w:widowControl/>
        <w:suppressLineNumbers w:val="0"/>
        <w:tabs>
          <w:tab w:val="left" w:pos="720"/>
        </w:tabs>
        <w:spacing w:before="0" w:beforeAutospacing="1" w:after="0" w:afterAutospacing="1"/>
        <w:ind w:left="720"/>
        <w:rPr>
          <w:ins w:id="1223" w:author="Mohamed Asbour Kaba Diakité" w:date="2026-02-28T09:59:12Z"/>
        </w:rPr>
        <w:pPrChange w:id="1222" w:author="Mohamed Asbour Kaba Diakité" w:date="2026-03-07T11:32:28Z">
          <w:pPr>
            <w:keepNext w:val="0"/>
            <w:keepLines w:val="0"/>
            <w:widowControl/>
            <w:numPr>
              <w:ilvl w:val="0"/>
              <w:numId w:val="48"/>
            </w:numPr>
            <w:suppressLineNumbers w:val="0"/>
            <w:spacing w:before="0" w:beforeAutospacing="1" w:after="0" w:afterAutospacing="1"/>
            <w:ind w:left="1440" w:hanging="360"/>
          </w:pPr>
        </w:pPrChange>
      </w:pPr>
      <w:ins w:id="1224" w:author="Mohamed Asbour Kaba Diakité" w:date="2026-02-28T09:59:12Z">
        <w:r>
          <w:rPr/>
          <w:t>Décomposer l’architecture</w:t>
        </w:r>
      </w:ins>
    </w:p>
    <w:p w14:paraId="3E32A3E4">
      <w:pPr>
        <w:pStyle w:val="9"/>
        <w:keepNext w:val="0"/>
        <w:keepLines w:val="0"/>
        <w:widowControl/>
        <w:suppressLineNumbers w:val="0"/>
        <w:tabs>
          <w:tab w:val="left" w:pos="720"/>
        </w:tabs>
        <w:spacing w:before="0" w:beforeAutospacing="1" w:after="0" w:afterAutospacing="1"/>
        <w:ind w:left="720"/>
        <w:rPr>
          <w:ins w:id="1226" w:author="Mohamed Asbour Kaba Diakité" w:date="2026-02-28T09:59:12Z"/>
        </w:rPr>
        <w:pPrChange w:id="1225" w:author="Mohamed Asbour Kaba Diakité" w:date="2026-03-07T11:32:21Z">
          <w:pPr>
            <w:keepNext w:val="0"/>
            <w:keepLines w:val="0"/>
            <w:widowControl/>
            <w:numPr>
              <w:ilvl w:val="0"/>
              <w:numId w:val="48"/>
            </w:numPr>
            <w:suppressLineNumbers w:val="0"/>
            <w:spacing w:before="0" w:beforeAutospacing="1" w:after="0" w:afterAutospacing="1"/>
            <w:ind w:left="1440" w:hanging="360"/>
          </w:pPr>
        </w:pPrChange>
      </w:pPr>
      <w:ins w:id="1227" w:author="Mohamed Asbour Kaba Diakité" w:date="2026-02-28T09:59:12Z">
        <w:r>
          <w:rPr/>
          <w:t>Identifier les rôles utilisateurs</w:t>
        </w:r>
      </w:ins>
    </w:p>
    <w:p w14:paraId="58E1D26C">
      <w:pPr>
        <w:pStyle w:val="9"/>
        <w:keepNext w:val="0"/>
        <w:keepLines w:val="0"/>
        <w:widowControl/>
        <w:suppressLineNumbers w:val="0"/>
        <w:tabs>
          <w:tab w:val="left" w:pos="720"/>
        </w:tabs>
        <w:spacing w:before="0" w:beforeAutospacing="1" w:after="0" w:afterAutospacing="1"/>
        <w:ind w:left="720"/>
        <w:rPr>
          <w:ins w:id="1229" w:author="Mohamed Asbour Kaba Diakité" w:date="2026-02-28T09:59:12Z"/>
        </w:rPr>
        <w:pPrChange w:id="1228" w:author="Mohamed Asbour Kaba Diakité" w:date="2026-03-07T11:32:18Z">
          <w:pPr>
            <w:keepNext w:val="0"/>
            <w:keepLines w:val="0"/>
            <w:widowControl/>
            <w:numPr>
              <w:ilvl w:val="0"/>
              <w:numId w:val="48"/>
            </w:numPr>
            <w:suppressLineNumbers w:val="0"/>
            <w:spacing w:before="0" w:beforeAutospacing="1" w:after="0" w:afterAutospacing="1"/>
            <w:ind w:left="1440" w:hanging="360"/>
          </w:pPr>
        </w:pPrChange>
      </w:pPr>
      <w:ins w:id="1230" w:author="Mohamed Asbour Kaba Diakité" w:date="2026-02-28T09:59:12Z">
        <w:r>
          <w:rPr/>
          <w:t>Comprendre la logique des champs et validations</w:t>
        </w:r>
      </w:ins>
    </w:p>
    <w:p w14:paraId="672F7B07">
      <w:pPr>
        <w:pStyle w:val="9"/>
        <w:keepNext w:val="0"/>
        <w:keepLines w:val="0"/>
        <w:widowControl/>
        <w:suppressLineNumbers w:val="0"/>
        <w:rPr>
          <w:ins w:id="1232" w:author="Mohamed Asbour Kaba Diakité" w:date="2026-02-28T09:59:12Z"/>
        </w:rPr>
        <w:pPrChange w:id="1231" w:author="Mohamed Asbour Kaba Diakité" w:date="2026-03-07T11:32:16Z">
          <w:pPr>
            <w:keepNext w:val="0"/>
            <w:keepLines w:val="0"/>
            <w:widowControl/>
            <w:suppressLineNumbers w:val="0"/>
          </w:pPr>
        </w:pPrChange>
      </w:pPr>
      <w:ins w:id="1233" w:author="Mohamed Asbour Kaba Diakité" w:date="2026-02-28T09:59:12Z">
        <w:r>
          <w:rPr/>
          <w:t>Cette phase d’analyse fonctionnelle m’a permis de développer une approche méthodique de lecture applicative.</w:t>
        </w:r>
      </w:ins>
    </w:p>
    <w:p w14:paraId="5DC4EBC7">
      <w:pPr>
        <w:pStyle w:val="3"/>
        <w:keepNext w:val="0"/>
        <w:keepLines w:val="0"/>
        <w:widowControl/>
        <w:suppressLineNumbers w:val="0"/>
        <w:rPr>
          <w:ins w:id="1234" w:author="Mohamed Asbour Kaba Diakité" w:date="2026-02-28T09:59:12Z"/>
        </w:rPr>
      </w:pPr>
      <w:ins w:id="1235" w:author="Mohamed Asbour Kaba Diakité" w:date="2026-02-28T09:59:12Z">
        <w:r>
          <w:rPr/>
          <w:t>5.8.5 Nettoyage d’un fichier logistique volumineux</w:t>
        </w:r>
      </w:ins>
    </w:p>
    <w:p w14:paraId="222ECD3B">
      <w:pPr>
        <w:pStyle w:val="9"/>
        <w:keepNext w:val="0"/>
        <w:keepLines w:val="0"/>
        <w:widowControl/>
        <w:suppressLineNumbers w:val="0"/>
        <w:tabs>
          <w:tab w:val="left" w:pos="720"/>
        </w:tabs>
        <w:spacing w:before="0" w:beforeAutospacing="1" w:after="0" w:afterAutospacing="1"/>
        <w:ind w:left="1440"/>
        <w:rPr>
          <w:ins w:id="1237" w:author="Mohamed Asbour Kaba Diakité" w:date="2026-02-28T09:59:12Z"/>
        </w:rPr>
        <w:pPrChange w:id="1236" w:author="Mohamed Asbour Kaba Diakité" w:date="2026-03-07T11:32:13Z">
          <w:pPr>
            <w:keepNext w:val="0"/>
            <w:keepLines w:val="0"/>
            <w:widowControl/>
            <w:numPr>
              <w:ilvl w:val="0"/>
              <w:numId w:val="49"/>
            </w:numPr>
            <w:suppressLineNumbers w:val="0"/>
            <w:spacing w:before="0" w:beforeAutospacing="1" w:after="0" w:afterAutospacing="1"/>
            <w:ind w:left="1440" w:hanging="360"/>
          </w:pPr>
        </w:pPrChange>
      </w:pPr>
      <w:ins w:id="1238" w:author="Mohamed Asbour Kaba Diakité" w:date="2026-02-28T09:59:12Z">
        <w:r>
          <w:rPr/>
          <w:t>Un fichier Excel de gestion de stock nous a été confié :</w:t>
        </w:r>
      </w:ins>
    </w:p>
    <w:p w14:paraId="748986E2">
      <w:pPr>
        <w:pStyle w:val="9"/>
        <w:keepNext w:val="0"/>
        <w:keepLines w:val="0"/>
        <w:widowControl/>
        <w:suppressLineNumbers w:val="0"/>
        <w:tabs>
          <w:tab w:val="left" w:pos="720"/>
        </w:tabs>
        <w:spacing w:before="0" w:beforeAutospacing="1" w:after="0" w:afterAutospacing="1"/>
        <w:ind w:left="720"/>
        <w:rPr>
          <w:ins w:id="1240" w:author="Mohamed Asbour Kaba Diakité" w:date="2026-02-28T09:59:12Z"/>
        </w:rPr>
        <w:pPrChange w:id="1239" w:author="Mohamed Asbour Kaba Diakité" w:date="2026-03-07T11:32:11Z">
          <w:pPr>
            <w:keepNext w:val="0"/>
            <w:keepLines w:val="0"/>
            <w:widowControl/>
            <w:numPr>
              <w:ilvl w:val="0"/>
              <w:numId w:val="49"/>
            </w:numPr>
            <w:suppressLineNumbers w:val="0"/>
            <w:spacing w:before="0" w:beforeAutospacing="1" w:after="0" w:afterAutospacing="1"/>
            <w:ind w:left="1440" w:hanging="360"/>
          </w:pPr>
        </w:pPrChange>
      </w:pPr>
      <w:ins w:id="1241" w:author="Mohamed Asbour Kaba Diakité" w:date="2026-02-28T09:59:12Z">
        <w:r>
          <w:rPr/>
          <w:t>Taille : 7 Mo</w:t>
        </w:r>
      </w:ins>
    </w:p>
    <w:p w14:paraId="4BD07DD4">
      <w:pPr>
        <w:pStyle w:val="9"/>
        <w:keepNext w:val="0"/>
        <w:keepLines w:val="0"/>
        <w:widowControl/>
        <w:suppressLineNumbers w:val="0"/>
        <w:tabs>
          <w:tab w:val="left" w:pos="720"/>
        </w:tabs>
        <w:spacing w:before="0" w:beforeAutospacing="1" w:after="0" w:afterAutospacing="1"/>
        <w:ind w:left="720"/>
        <w:rPr>
          <w:ins w:id="1243" w:author="Mohamed Asbour Kaba Diakité" w:date="2026-02-28T09:59:12Z"/>
        </w:rPr>
        <w:pPrChange w:id="1242" w:author="Mohamed Asbour Kaba Diakité" w:date="2026-03-07T11:32:09Z">
          <w:pPr>
            <w:keepNext w:val="0"/>
            <w:keepLines w:val="0"/>
            <w:widowControl/>
            <w:numPr>
              <w:ilvl w:val="0"/>
              <w:numId w:val="49"/>
            </w:numPr>
            <w:suppressLineNumbers w:val="0"/>
            <w:spacing w:before="0" w:beforeAutospacing="1" w:after="0" w:afterAutospacing="1"/>
            <w:ind w:left="1440" w:hanging="360"/>
          </w:pPr>
        </w:pPrChange>
      </w:pPr>
      <w:ins w:id="1244" w:author="Mohamed Asbour Kaba Diakité" w:date="2026-02-28T09:59:12Z">
        <w:r>
          <w:rPr/>
          <w:t>Volume : plus de 87 000 lignes</w:t>
        </w:r>
      </w:ins>
    </w:p>
    <w:p w14:paraId="3EC43808">
      <w:pPr>
        <w:pStyle w:val="9"/>
        <w:keepNext w:val="0"/>
        <w:keepLines w:val="0"/>
        <w:widowControl/>
        <w:suppressLineNumbers w:val="0"/>
        <w:tabs>
          <w:tab w:val="left" w:pos="720"/>
        </w:tabs>
        <w:spacing w:before="0" w:beforeAutospacing="1" w:after="0" w:afterAutospacing="1"/>
        <w:ind w:left="720"/>
        <w:rPr>
          <w:ins w:id="1246" w:author="Mohamed Asbour Kaba Diakité" w:date="2026-02-28T09:59:12Z"/>
        </w:rPr>
        <w:pPrChange w:id="1245" w:author="Mohamed Asbour Kaba Diakité" w:date="2026-03-07T11:32:07Z">
          <w:pPr>
            <w:keepNext w:val="0"/>
            <w:keepLines w:val="0"/>
            <w:widowControl/>
            <w:numPr>
              <w:ilvl w:val="0"/>
              <w:numId w:val="49"/>
            </w:numPr>
            <w:suppressLineNumbers w:val="0"/>
            <w:spacing w:before="0" w:beforeAutospacing="1" w:after="0" w:afterAutospacing="1"/>
            <w:ind w:left="1440" w:hanging="360"/>
          </w:pPr>
        </w:pPrChange>
      </w:pPr>
      <w:ins w:id="1247" w:author="Mohamed Asbour Kaba Diakité" w:date="2026-02-28T09:59:12Z">
        <w:r>
          <w:rPr/>
          <w:t>Colonnes : A à O</w:t>
        </w:r>
      </w:ins>
    </w:p>
    <w:p w14:paraId="4FEE5D27">
      <w:pPr>
        <w:pStyle w:val="9"/>
        <w:keepNext w:val="0"/>
        <w:keepLines w:val="0"/>
        <w:widowControl/>
        <w:suppressLineNumbers w:val="0"/>
        <w:tabs>
          <w:tab w:val="left" w:pos="720"/>
        </w:tabs>
        <w:spacing w:before="0" w:beforeAutospacing="1" w:after="0" w:afterAutospacing="1"/>
        <w:ind w:left="1440"/>
        <w:rPr>
          <w:ins w:id="1249" w:author="Mohamed Asbour Kaba Diakité" w:date="2026-02-28T09:59:12Z"/>
        </w:rPr>
        <w:pPrChange w:id="1248" w:author="Mohamed Asbour Kaba Diakité" w:date="2026-03-07T11:32:05Z">
          <w:pPr>
            <w:keepNext w:val="0"/>
            <w:keepLines w:val="0"/>
            <w:widowControl/>
            <w:numPr>
              <w:ilvl w:val="0"/>
              <w:numId w:val="50"/>
            </w:numPr>
            <w:suppressLineNumbers w:val="0"/>
            <w:spacing w:before="0" w:beforeAutospacing="1" w:after="0" w:afterAutospacing="1"/>
            <w:ind w:left="1440" w:hanging="360"/>
          </w:pPr>
        </w:pPrChange>
      </w:pPr>
      <w:ins w:id="1250" w:author="Mohamed Asbour Kaba Diakité" w:date="2026-02-28T09:59:12Z">
        <w:r>
          <w:rPr/>
          <w:t>Difficultés rencontrées :</w:t>
        </w:r>
      </w:ins>
    </w:p>
    <w:p w14:paraId="644F3B4E">
      <w:pPr>
        <w:pStyle w:val="9"/>
        <w:keepNext w:val="0"/>
        <w:keepLines w:val="0"/>
        <w:widowControl/>
        <w:suppressLineNumbers w:val="0"/>
        <w:tabs>
          <w:tab w:val="left" w:pos="720"/>
        </w:tabs>
        <w:spacing w:before="0" w:beforeAutospacing="1" w:after="0" w:afterAutospacing="1"/>
        <w:ind w:left="720"/>
        <w:rPr>
          <w:ins w:id="1252" w:author="Mohamed Asbour Kaba Diakité" w:date="2026-02-28T09:59:12Z"/>
        </w:rPr>
        <w:pPrChange w:id="1251" w:author="Mohamed Asbour Kaba Diakité" w:date="2026-03-07T11:32:04Z">
          <w:pPr>
            <w:keepNext w:val="0"/>
            <w:keepLines w:val="0"/>
            <w:widowControl/>
            <w:numPr>
              <w:ilvl w:val="0"/>
              <w:numId w:val="50"/>
            </w:numPr>
            <w:suppressLineNumbers w:val="0"/>
            <w:spacing w:before="0" w:beforeAutospacing="1" w:after="0" w:afterAutospacing="1"/>
            <w:ind w:left="1440" w:hanging="360"/>
          </w:pPr>
        </w:pPrChange>
      </w:pPr>
      <w:ins w:id="1253" w:author="Mohamed Asbour Kaba Diakité" w:date="2026-02-28T09:59:12Z">
        <w:r>
          <w:rPr/>
          <w:t>Lenteur du système</w:t>
        </w:r>
      </w:ins>
    </w:p>
    <w:p w14:paraId="4A8B92D6">
      <w:pPr>
        <w:pStyle w:val="9"/>
        <w:keepNext w:val="0"/>
        <w:keepLines w:val="0"/>
        <w:widowControl/>
        <w:suppressLineNumbers w:val="0"/>
        <w:tabs>
          <w:tab w:val="left" w:pos="720"/>
        </w:tabs>
        <w:spacing w:before="0" w:beforeAutospacing="1" w:after="0" w:afterAutospacing="1"/>
        <w:ind w:left="720"/>
        <w:rPr>
          <w:ins w:id="1255" w:author="Mohamed Asbour Kaba Diakité" w:date="2026-02-28T09:59:12Z"/>
        </w:rPr>
        <w:pPrChange w:id="1254" w:author="Mohamed Asbour Kaba Diakité" w:date="2026-03-07T11:32:01Z">
          <w:pPr>
            <w:keepNext w:val="0"/>
            <w:keepLines w:val="0"/>
            <w:widowControl/>
            <w:numPr>
              <w:ilvl w:val="0"/>
              <w:numId w:val="50"/>
            </w:numPr>
            <w:suppressLineNumbers w:val="0"/>
            <w:spacing w:before="0" w:beforeAutospacing="1" w:after="0" w:afterAutospacing="1"/>
            <w:ind w:left="1440" w:hanging="360"/>
          </w:pPr>
        </w:pPrChange>
      </w:pPr>
      <w:ins w:id="1256" w:author="Mohamed Asbour Kaba Diakité" w:date="2026-02-28T09:59:12Z">
        <w:r>
          <w:rPr/>
          <w:t>Surcharge liée aux formules</w:t>
        </w:r>
      </w:ins>
    </w:p>
    <w:p w14:paraId="4CD8DFC4">
      <w:pPr>
        <w:pStyle w:val="9"/>
        <w:keepNext w:val="0"/>
        <w:keepLines w:val="0"/>
        <w:widowControl/>
        <w:suppressLineNumbers w:val="0"/>
        <w:tabs>
          <w:tab w:val="left" w:pos="720"/>
        </w:tabs>
        <w:spacing w:before="0" w:beforeAutospacing="1" w:after="0" w:afterAutospacing="1"/>
        <w:ind w:left="720"/>
        <w:rPr>
          <w:ins w:id="1258" w:author="Mohamed Asbour Kaba Diakité" w:date="2026-02-28T09:59:12Z"/>
        </w:rPr>
        <w:pPrChange w:id="1257" w:author="Mohamed Asbour Kaba Diakité" w:date="2026-03-07T11:31:57Z">
          <w:pPr>
            <w:keepNext w:val="0"/>
            <w:keepLines w:val="0"/>
            <w:widowControl/>
            <w:numPr>
              <w:ilvl w:val="0"/>
              <w:numId w:val="50"/>
            </w:numPr>
            <w:suppressLineNumbers w:val="0"/>
            <w:spacing w:before="0" w:beforeAutospacing="1" w:after="0" w:afterAutospacing="1"/>
            <w:ind w:left="1440" w:hanging="360"/>
          </w:pPr>
        </w:pPrChange>
      </w:pPr>
      <w:ins w:id="1259" w:author="Mohamed Asbour Kaba Diakité" w:date="2026-02-28T09:59:12Z">
        <w:r>
          <w:rPr/>
          <w:t>Temps de traitement de 5 à 10 minutes par action</w:t>
        </w:r>
      </w:ins>
    </w:p>
    <w:p w14:paraId="53B40388">
      <w:pPr>
        <w:pStyle w:val="9"/>
        <w:keepNext w:val="0"/>
        <w:keepLines w:val="0"/>
        <w:widowControl/>
        <w:suppressLineNumbers w:val="0"/>
        <w:tabs>
          <w:tab w:val="left" w:pos="720"/>
        </w:tabs>
        <w:spacing w:before="0" w:beforeAutospacing="1" w:after="0" w:afterAutospacing="1"/>
        <w:ind w:left="1440"/>
        <w:rPr>
          <w:ins w:id="1261" w:author="Mohamed Asbour Kaba Diakité" w:date="2026-02-28T09:59:12Z"/>
        </w:rPr>
        <w:pPrChange w:id="1260" w:author="Mohamed Asbour Kaba Diakité" w:date="2026-03-07T11:31:55Z">
          <w:pPr>
            <w:keepNext w:val="0"/>
            <w:keepLines w:val="0"/>
            <w:widowControl/>
            <w:numPr>
              <w:ilvl w:val="0"/>
              <w:numId w:val="51"/>
            </w:numPr>
            <w:suppressLineNumbers w:val="0"/>
            <w:spacing w:before="0" w:beforeAutospacing="1" w:after="0" w:afterAutospacing="1"/>
            <w:ind w:left="1440" w:hanging="360"/>
          </w:pPr>
        </w:pPrChange>
      </w:pPr>
      <w:ins w:id="1262" w:author="Mohamed Asbour Kaba Diakité" w:date="2026-02-28T09:59:12Z">
        <w:r>
          <w:rPr/>
          <w:t>Malgré ces contraintes, j’ai :</w:t>
        </w:r>
      </w:ins>
    </w:p>
    <w:p w14:paraId="07B77BDC">
      <w:pPr>
        <w:pStyle w:val="9"/>
        <w:keepNext w:val="0"/>
        <w:keepLines w:val="0"/>
        <w:widowControl/>
        <w:suppressLineNumbers w:val="0"/>
        <w:tabs>
          <w:tab w:val="left" w:pos="720"/>
        </w:tabs>
        <w:spacing w:before="0" w:beforeAutospacing="1" w:after="0" w:afterAutospacing="1"/>
        <w:ind w:left="720"/>
        <w:rPr>
          <w:ins w:id="1264" w:author="Mohamed Asbour Kaba Diakité" w:date="2026-02-28T09:59:12Z"/>
        </w:rPr>
        <w:pPrChange w:id="1263" w:author="Mohamed Asbour Kaba Diakité" w:date="2026-03-07T11:31:53Z">
          <w:pPr>
            <w:keepNext w:val="0"/>
            <w:keepLines w:val="0"/>
            <w:widowControl/>
            <w:numPr>
              <w:ilvl w:val="0"/>
              <w:numId w:val="51"/>
            </w:numPr>
            <w:suppressLineNumbers w:val="0"/>
            <w:spacing w:before="0" w:beforeAutospacing="1" w:after="0" w:afterAutospacing="1"/>
            <w:ind w:left="1440" w:hanging="360"/>
          </w:pPr>
        </w:pPrChange>
      </w:pPr>
      <w:ins w:id="1265" w:author="Mohamed Asbour Kaba Diakité" w:date="2026-02-28T09:59:12Z">
        <w:r>
          <w:rPr/>
          <w:t>Nettoyé les données</w:t>
        </w:r>
      </w:ins>
    </w:p>
    <w:p w14:paraId="360B2DBC">
      <w:pPr>
        <w:pStyle w:val="9"/>
        <w:keepNext w:val="0"/>
        <w:keepLines w:val="0"/>
        <w:widowControl/>
        <w:suppressLineNumbers w:val="0"/>
        <w:tabs>
          <w:tab w:val="left" w:pos="720"/>
        </w:tabs>
        <w:spacing w:before="0" w:beforeAutospacing="1" w:after="0" w:afterAutospacing="1"/>
        <w:ind w:left="720"/>
        <w:rPr>
          <w:ins w:id="1267" w:author="Mohamed Asbour Kaba Diakité" w:date="2026-02-28T09:59:12Z"/>
        </w:rPr>
        <w:pPrChange w:id="1266" w:author="Mohamed Asbour Kaba Diakité" w:date="2026-03-07T11:31:51Z">
          <w:pPr>
            <w:keepNext w:val="0"/>
            <w:keepLines w:val="0"/>
            <w:widowControl/>
            <w:numPr>
              <w:ilvl w:val="0"/>
              <w:numId w:val="51"/>
            </w:numPr>
            <w:suppressLineNumbers w:val="0"/>
            <w:spacing w:before="0" w:beforeAutospacing="1" w:after="0" w:afterAutospacing="1"/>
            <w:ind w:left="1440" w:hanging="360"/>
          </w:pPr>
        </w:pPrChange>
      </w:pPr>
      <w:ins w:id="1268" w:author="Mohamed Asbour Kaba Diakité" w:date="2026-02-28T09:59:12Z">
        <w:r>
          <w:rPr/>
          <w:t>Trié selon des critères spécifiques</w:t>
        </w:r>
      </w:ins>
    </w:p>
    <w:p w14:paraId="6041AAC0">
      <w:pPr>
        <w:pStyle w:val="9"/>
        <w:keepNext w:val="0"/>
        <w:keepLines w:val="0"/>
        <w:widowControl/>
        <w:suppressLineNumbers w:val="0"/>
        <w:tabs>
          <w:tab w:val="left" w:pos="720"/>
        </w:tabs>
        <w:spacing w:before="0" w:beforeAutospacing="1" w:after="0" w:afterAutospacing="1"/>
        <w:ind w:left="720"/>
        <w:rPr>
          <w:ins w:id="1270" w:author="Mohamed Asbour Kaba Diakité" w:date="2026-02-28T09:59:12Z"/>
        </w:rPr>
        <w:pPrChange w:id="1269" w:author="Mohamed Asbour Kaba Diakité" w:date="2026-03-07T11:31:49Z">
          <w:pPr>
            <w:keepNext w:val="0"/>
            <w:keepLines w:val="0"/>
            <w:widowControl/>
            <w:numPr>
              <w:ilvl w:val="0"/>
              <w:numId w:val="51"/>
            </w:numPr>
            <w:suppressLineNumbers w:val="0"/>
            <w:spacing w:before="0" w:beforeAutospacing="1" w:after="0" w:afterAutospacing="1"/>
            <w:ind w:left="1440" w:hanging="360"/>
          </w:pPr>
        </w:pPrChange>
      </w:pPr>
      <w:ins w:id="1271" w:author="Mohamed Asbour Kaba Diakité" w:date="2026-02-28T09:59:12Z">
        <w:r>
          <w:rPr/>
          <w:t>Optimisé partiellement la structure</w:t>
        </w:r>
      </w:ins>
    </w:p>
    <w:p w14:paraId="527EFBA9">
      <w:pPr>
        <w:pStyle w:val="9"/>
        <w:keepNext w:val="0"/>
        <w:keepLines w:val="0"/>
        <w:widowControl/>
        <w:suppressLineNumbers w:val="0"/>
        <w:rPr>
          <w:ins w:id="1272" w:author="Mohamed Asbour Kaba Diakité" w:date="2026-02-28T09:59:12Z"/>
        </w:rPr>
      </w:pPr>
      <w:ins w:id="1273" w:author="Mohamed Asbour Kaba Diakité" w:date="2026-02-28T09:59:12Z">
        <w:r>
          <w:rPr/>
          <w:t>Suite aux nouvelles exigences, le travail a dû être repris avec des critères supplémentaires.</w:t>
        </w:r>
      </w:ins>
    </w:p>
    <w:p w14:paraId="3782E2E1">
      <w:pPr>
        <w:pStyle w:val="9"/>
        <w:keepNext w:val="0"/>
        <w:keepLines w:val="0"/>
        <w:widowControl/>
        <w:suppressLineNumbers w:val="0"/>
        <w:rPr>
          <w:ins w:id="1275" w:author="Mohamed Asbour Kaba Diakité" w:date="2026-02-28T09:59:12Z"/>
        </w:rPr>
        <w:pPrChange w:id="1274" w:author="Mohamed Asbour Kaba Diakité" w:date="2026-03-07T11:31:44Z">
          <w:pPr>
            <w:keepNext w:val="0"/>
            <w:keepLines w:val="0"/>
            <w:widowControl/>
            <w:suppressLineNumbers w:val="0"/>
          </w:pPr>
        </w:pPrChange>
      </w:pPr>
      <w:ins w:id="1276" w:author="Mohamed Asbour Kaba Diakité" w:date="2026-02-28T09:59:12Z">
        <w:r>
          <w:rPr/>
          <w:t>Cette situation m’a confronté à la gestion de données massives et aux limites d’Excel dans un contexte de volume important.</w:t>
        </w:r>
      </w:ins>
    </w:p>
    <w:p w14:paraId="4696CC2A">
      <w:pPr>
        <w:pStyle w:val="3"/>
        <w:keepNext w:val="0"/>
        <w:keepLines w:val="0"/>
        <w:widowControl/>
        <w:suppressLineNumbers w:val="0"/>
        <w:rPr>
          <w:ins w:id="1277" w:author="Mohamed Asbour Kaba Diakité" w:date="2026-02-28T09:59:12Z"/>
        </w:rPr>
      </w:pPr>
      <w:ins w:id="1278" w:author="Mohamed Asbour Kaba Diakité" w:date="2026-02-28T09:59:12Z">
        <w:r>
          <w:rPr/>
          <w:t>5.8.6 Découverte d’outils innovants – Synthesia</w:t>
        </w:r>
      </w:ins>
    </w:p>
    <w:p w14:paraId="6D5AF23C">
      <w:pPr>
        <w:pStyle w:val="9"/>
        <w:keepNext w:val="0"/>
        <w:keepLines w:val="0"/>
        <w:widowControl/>
        <w:suppressLineNumbers w:val="0"/>
        <w:rPr>
          <w:ins w:id="1279" w:author="Mohamed Asbour Kaba Diakité" w:date="2026-02-28T09:59:12Z"/>
        </w:rPr>
      </w:pPr>
      <w:ins w:id="1280" w:author="Mohamed Asbour Kaba Diakité" w:date="2026-02-28T09:59:12Z">
        <w:r>
          <w:rPr/>
          <w:t xml:space="preserve">Monsieur Moud nous a présenté un nouvel outil basé sur l’intelligence artificielle : </w:t>
        </w:r>
      </w:ins>
      <w:ins w:id="1281" w:author="Mohamed Asbour Kaba Diakité" w:date="2026-02-28T09:59:12Z">
        <w:r>
          <w:rPr>
            <w:rStyle w:val="6"/>
          </w:rPr>
          <w:t>Synthesia</w:t>
        </w:r>
      </w:ins>
      <w:ins w:id="1282" w:author="Mohamed Asbour Kaba Diakité" w:date="2026-02-28T09:59:12Z">
        <w:r>
          <w:rPr/>
          <w:t>, utilisé pour la création de vidéos assistées par IA.</w:t>
        </w:r>
      </w:ins>
    </w:p>
    <w:p w14:paraId="676F8B9D">
      <w:pPr>
        <w:pStyle w:val="9"/>
        <w:keepNext w:val="0"/>
        <w:keepLines w:val="0"/>
        <w:widowControl/>
        <w:suppressLineNumbers w:val="0"/>
        <w:tabs>
          <w:tab w:val="left" w:pos="720"/>
        </w:tabs>
        <w:spacing w:before="0" w:beforeAutospacing="1" w:after="0" w:afterAutospacing="1"/>
        <w:ind w:left="1440"/>
        <w:rPr>
          <w:ins w:id="1284" w:author="Mohamed Asbour Kaba Diakité" w:date="2026-02-28T09:59:12Z"/>
        </w:rPr>
        <w:pPrChange w:id="1283" w:author="Mohamed Asbour Kaba Diakité" w:date="2026-03-07T11:31:33Z">
          <w:pPr>
            <w:keepNext w:val="0"/>
            <w:keepLines w:val="0"/>
            <w:widowControl/>
            <w:numPr>
              <w:ilvl w:val="0"/>
              <w:numId w:val="52"/>
            </w:numPr>
            <w:suppressLineNumbers w:val="0"/>
            <w:spacing w:before="0" w:beforeAutospacing="1" w:after="0" w:afterAutospacing="1"/>
            <w:ind w:left="1440" w:hanging="360"/>
          </w:pPr>
        </w:pPrChange>
      </w:pPr>
      <w:ins w:id="1285" w:author="Mohamed Asbour Kaba Diakité" w:date="2026-02-28T09:59:12Z">
        <w:r>
          <w:rPr/>
          <w:t>Cet outil pourrait être exploité pour :</w:t>
        </w:r>
      </w:ins>
    </w:p>
    <w:p w14:paraId="7E37E5D6">
      <w:pPr>
        <w:pStyle w:val="9"/>
        <w:keepNext w:val="0"/>
        <w:keepLines w:val="0"/>
        <w:widowControl/>
        <w:suppressLineNumbers w:val="0"/>
        <w:tabs>
          <w:tab w:val="left" w:pos="720"/>
        </w:tabs>
        <w:spacing w:before="0" w:beforeAutospacing="1" w:after="0" w:afterAutospacing="1"/>
        <w:ind w:left="720"/>
        <w:rPr>
          <w:ins w:id="1287" w:author="Mohamed Asbour Kaba Diakité" w:date="2026-02-28T09:59:12Z"/>
        </w:rPr>
        <w:pPrChange w:id="1286" w:author="Mohamed Asbour Kaba Diakité" w:date="2026-03-07T11:31:32Z">
          <w:pPr>
            <w:keepNext w:val="0"/>
            <w:keepLines w:val="0"/>
            <w:widowControl/>
            <w:numPr>
              <w:ilvl w:val="0"/>
              <w:numId w:val="52"/>
            </w:numPr>
            <w:suppressLineNumbers w:val="0"/>
            <w:spacing w:before="0" w:beforeAutospacing="1" w:after="0" w:afterAutospacing="1"/>
            <w:ind w:left="1440" w:hanging="360"/>
          </w:pPr>
        </w:pPrChange>
      </w:pPr>
      <w:ins w:id="1288" w:author="Mohamed Asbour Kaba Diakité" w:date="2026-02-28T09:59:12Z">
        <w:r>
          <w:rPr/>
          <w:t>Des formations internes</w:t>
        </w:r>
      </w:ins>
    </w:p>
    <w:p w14:paraId="44B21AAF">
      <w:pPr>
        <w:pStyle w:val="9"/>
        <w:keepNext w:val="0"/>
        <w:keepLines w:val="0"/>
        <w:widowControl/>
        <w:suppressLineNumbers w:val="0"/>
        <w:tabs>
          <w:tab w:val="left" w:pos="720"/>
        </w:tabs>
        <w:spacing w:before="0" w:beforeAutospacing="1" w:after="0" w:afterAutospacing="1"/>
        <w:ind w:left="720"/>
        <w:rPr>
          <w:ins w:id="1290" w:author="Mohamed Asbour Kaba Diakité" w:date="2026-02-28T09:59:12Z"/>
        </w:rPr>
        <w:pPrChange w:id="1289" w:author="Mohamed Asbour Kaba Diakité" w:date="2026-03-07T11:31:30Z">
          <w:pPr>
            <w:keepNext w:val="0"/>
            <w:keepLines w:val="0"/>
            <w:widowControl/>
            <w:numPr>
              <w:ilvl w:val="0"/>
              <w:numId w:val="52"/>
            </w:numPr>
            <w:suppressLineNumbers w:val="0"/>
            <w:spacing w:before="0" w:beforeAutospacing="1" w:after="0" w:afterAutospacing="1"/>
            <w:ind w:left="1440" w:hanging="360"/>
          </w:pPr>
        </w:pPrChange>
      </w:pPr>
      <w:ins w:id="1291" w:author="Mohamed Asbour Kaba Diakité" w:date="2026-02-28T09:59:12Z">
        <w:r>
          <w:rPr/>
          <w:t>Des communications sécurité</w:t>
        </w:r>
      </w:ins>
    </w:p>
    <w:p w14:paraId="2991E5CC">
      <w:pPr>
        <w:pStyle w:val="9"/>
        <w:keepNext w:val="0"/>
        <w:keepLines w:val="0"/>
        <w:widowControl/>
        <w:suppressLineNumbers w:val="0"/>
        <w:tabs>
          <w:tab w:val="left" w:pos="720"/>
        </w:tabs>
        <w:spacing w:before="0" w:beforeAutospacing="1" w:after="0" w:afterAutospacing="1"/>
        <w:ind w:left="720"/>
        <w:rPr>
          <w:ins w:id="1293" w:author="Mohamed Asbour Kaba Diakité" w:date="2026-02-28T09:59:12Z"/>
        </w:rPr>
        <w:pPrChange w:id="1292" w:author="Mohamed Asbour Kaba Diakité" w:date="2026-03-07T11:31:27Z">
          <w:pPr>
            <w:keepNext w:val="0"/>
            <w:keepLines w:val="0"/>
            <w:widowControl/>
            <w:numPr>
              <w:ilvl w:val="0"/>
              <w:numId w:val="52"/>
            </w:numPr>
            <w:suppressLineNumbers w:val="0"/>
            <w:spacing w:before="0" w:beforeAutospacing="1" w:after="0" w:afterAutospacing="1"/>
            <w:ind w:left="1440" w:hanging="360"/>
          </w:pPr>
        </w:pPrChange>
      </w:pPr>
      <w:ins w:id="1294" w:author="Mohamed Asbour Kaba Diakité" w:date="2026-02-28T09:59:12Z">
        <w:r>
          <w:rPr/>
          <w:t>Des supports pédagogiques</w:t>
        </w:r>
      </w:ins>
    </w:p>
    <w:p w14:paraId="74AFD7BC">
      <w:pPr>
        <w:pStyle w:val="9"/>
        <w:keepNext w:val="0"/>
        <w:keepLines w:val="0"/>
        <w:widowControl/>
        <w:suppressLineNumbers w:val="0"/>
        <w:rPr>
          <w:ins w:id="1296" w:author="Mohamed Asbour Kaba Diakité" w:date="2026-02-28T09:59:12Z"/>
        </w:rPr>
        <w:pPrChange w:id="1295" w:author="Mohamed Asbour Kaba Diakité" w:date="2026-03-07T11:31:25Z">
          <w:pPr>
            <w:keepNext w:val="0"/>
            <w:keepLines w:val="0"/>
            <w:widowControl/>
            <w:suppressLineNumbers w:val="0"/>
          </w:pPr>
        </w:pPrChange>
      </w:pPr>
      <w:ins w:id="1297" w:author="Mohamed Asbour Kaba Diakité" w:date="2026-02-28T09:59:12Z">
        <w:r>
          <w:rPr/>
          <w:t>Cette découverte a élargi ma vision sur l’intégration de l’IA dans les processus d’entreprise.</w:t>
        </w:r>
      </w:ins>
    </w:p>
    <w:p w14:paraId="505686A5">
      <w:pPr>
        <w:pStyle w:val="2"/>
        <w:keepNext w:val="0"/>
        <w:keepLines w:val="0"/>
        <w:widowControl/>
        <w:suppressLineNumbers w:val="0"/>
        <w:tabs>
          <w:tab w:val="left" w:pos="720"/>
        </w:tabs>
        <w:spacing w:before="0" w:beforeAutospacing="1" w:after="0" w:afterAutospacing="1"/>
        <w:ind w:left="1440"/>
        <w:rPr>
          <w:ins w:id="1299" w:author="Mohamed Asbour Kaba Diakité" w:date="2026-02-28T09:59:12Z"/>
        </w:rPr>
        <w:pPrChange w:id="1298" w:author="Mohamed Asbour Kaba Diakité" w:date="2026-03-07T11:31:21Z">
          <w:pPr>
            <w:keepNext w:val="0"/>
            <w:keepLines w:val="0"/>
            <w:widowControl/>
            <w:numPr>
              <w:ilvl w:val="0"/>
              <w:numId w:val="53"/>
            </w:numPr>
            <w:suppressLineNumbers w:val="0"/>
            <w:spacing w:before="0" w:beforeAutospacing="1" w:after="0" w:afterAutospacing="1"/>
            <w:ind w:left="1440" w:hanging="360"/>
          </w:pPr>
        </w:pPrChange>
      </w:pPr>
      <w:ins w:id="1300" w:author="Mohamed Asbour Kaba Diakité" w:date="2026-02-28T09:59:12Z">
        <w:r>
          <w:rPr/>
          <w:t>7. Difficultés rencontrées – Semaine 3</w:t>
        </w:r>
      </w:ins>
    </w:p>
    <w:p w14:paraId="00682059">
      <w:pPr>
        <w:pStyle w:val="9"/>
        <w:keepNext w:val="0"/>
        <w:keepLines w:val="0"/>
        <w:widowControl/>
        <w:suppressLineNumbers w:val="0"/>
        <w:tabs>
          <w:tab w:val="left" w:pos="720"/>
        </w:tabs>
        <w:spacing w:before="0" w:beforeAutospacing="1" w:after="0" w:afterAutospacing="1"/>
        <w:ind w:left="720"/>
        <w:rPr>
          <w:ins w:id="1302" w:author="Mohamed Asbour Kaba Diakité" w:date="2026-02-28T09:59:12Z"/>
        </w:rPr>
        <w:pPrChange w:id="1301" w:author="Mohamed Asbour Kaba Diakité" w:date="2026-03-07T11:31:19Z">
          <w:pPr>
            <w:keepNext w:val="0"/>
            <w:keepLines w:val="0"/>
            <w:widowControl/>
            <w:numPr>
              <w:ilvl w:val="0"/>
              <w:numId w:val="53"/>
            </w:numPr>
            <w:suppressLineNumbers w:val="0"/>
            <w:spacing w:before="0" w:beforeAutospacing="1" w:after="0" w:afterAutospacing="1"/>
            <w:ind w:left="1440" w:hanging="360"/>
          </w:pPr>
        </w:pPrChange>
      </w:pPr>
      <w:ins w:id="1303" w:author="Mohamed Asbour Kaba Diakité" w:date="2026-02-28T09:59:12Z">
        <w:r>
          <w:rPr/>
          <w:t>Problème de performance du poste lors du traitement de données volumineuses</w:t>
        </w:r>
      </w:ins>
    </w:p>
    <w:p w14:paraId="0A5B3FDD">
      <w:pPr>
        <w:pStyle w:val="9"/>
        <w:keepNext w:val="0"/>
        <w:keepLines w:val="0"/>
        <w:widowControl/>
        <w:suppressLineNumbers w:val="0"/>
        <w:tabs>
          <w:tab w:val="left" w:pos="720"/>
        </w:tabs>
        <w:spacing w:before="0" w:beforeAutospacing="1" w:after="0" w:afterAutospacing="1"/>
        <w:ind w:left="720"/>
        <w:rPr>
          <w:ins w:id="1305" w:author="Mohamed Asbour Kaba Diakité" w:date="2026-02-28T09:59:12Z"/>
        </w:rPr>
        <w:pPrChange w:id="1304" w:author="Mohamed Asbour Kaba Diakité" w:date="2026-03-07T11:31:17Z">
          <w:pPr>
            <w:keepNext w:val="0"/>
            <w:keepLines w:val="0"/>
            <w:widowControl/>
            <w:numPr>
              <w:ilvl w:val="0"/>
              <w:numId w:val="53"/>
            </w:numPr>
            <w:suppressLineNumbers w:val="0"/>
            <w:spacing w:before="0" w:beforeAutospacing="1" w:after="0" w:afterAutospacing="1"/>
            <w:ind w:left="1440" w:hanging="360"/>
          </w:pPr>
        </w:pPrChange>
      </w:pPr>
      <w:ins w:id="1306" w:author="Mohamed Asbour Kaba Diakité" w:date="2026-02-28T09:59:12Z">
        <w:r>
          <w:rPr/>
          <w:t>Difficulté de prise de contrôle à distance</w:t>
        </w:r>
      </w:ins>
    </w:p>
    <w:p w14:paraId="0698EE24">
      <w:pPr>
        <w:pStyle w:val="9"/>
        <w:keepNext w:val="0"/>
        <w:keepLines w:val="0"/>
        <w:widowControl/>
        <w:suppressLineNumbers w:val="0"/>
        <w:tabs>
          <w:tab w:val="left" w:pos="720"/>
        </w:tabs>
        <w:spacing w:before="0" w:beforeAutospacing="1" w:after="0" w:afterAutospacing="1"/>
        <w:ind w:left="720"/>
        <w:rPr>
          <w:ins w:id="1308" w:author="Mohamed Asbour Kaba Diakité" w:date="2026-02-28T09:59:12Z"/>
        </w:rPr>
        <w:pPrChange w:id="1307" w:author="Mohamed Asbour Kaba Diakité" w:date="2026-03-07T11:31:14Z">
          <w:pPr>
            <w:keepNext w:val="0"/>
            <w:keepLines w:val="0"/>
            <w:widowControl/>
            <w:numPr>
              <w:ilvl w:val="0"/>
              <w:numId w:val="53"/>
            </w:numPr>
            <w:suppressLineNumbers w:val="0"/>
            <w:spacing w:before="0" w:beforeAutospacing="1" w:after="0" w:afterAutospacing="1"/>
            <w:ind w:left="1440" w:hanging="360"/>
          </w:pPr>
        </w:pPrChange>
      </w:pPr>
      <w:ins w:id="1309" w:author="Mohamed Asbour Kaba Diakité" w:date="2026-02-28T09:59:12Z">
        <w:r>
          <w:rPr/>
          <w:t>Reprise du travail suite à modification des exigences</w:t>
        </w:r>
      </w:ins>
    </w:p>
    <w:p w14:paraId="4DBB2463">
      <w:pPr>
        <w:pStyle w:val="9"/>
        <w:keepNext w:val="0"/>
        <w:keepLines w:val="0"/>
        <w:widowControl/>
        <w:suppressLineNumbers w:val="0"/>
        <w:rPr>
          <w:ins w:id="1311" w:author="Mohamed Asbour Kaba Diakité" w:date="2026-02-28T09:59:12Z"/>
        </w:rPr>
        <w:pPrChange w:id="1310" w:author="Mohamed Asbour Kaba Diakité" w:date="2026-03-07T11:31:12Z">
          <w:pPr>
            <w:keepNext w:val="0"/>
            <w:keepLines w:val="0"/>
            <w:widowControl/>
            <w:suppressLineNumbers w:val="0"/>
          </w:pPr>
        </w:pPrChange>
      </w:pPr>
      <w:ins w:id="1312" w:author="Mohamed Asbour Kaba Diakité" w:date="2026-02-28T09:59:12Z">
        <w:r>
          <w:rPr/>
          <w:t>Ces situations ont renforcé ma capacité d’adaptation et ma résilience.</w:t>
        </w:r>
      </w:ins>
    </w:p>
    <w:p w14:paraId="61E4946C">
      <w:pPr>
        <w:pStyle w:val="2"/>
        <w:keepNext w:val="0"/>
        <w:keepLines w:val="0"/>
        <w:widowControl/>
        <w:suppressLineNumbers w:val="0"/>
        <w:rPr>
          <w:ins w:id="1313" w:author="Mohamed Asbour Kaba Diakité" w:date="2026-02-28T09:59:12Z"/>
        </w:rPr>
      </w:pPr>
      <w:ins w:id="1314" w:author="Mohamed Asbour Kaba Diakité" w:date="2026-02-28T09:59:12Z">
        <w:r>
          <w:rPr/>
          <w:t>8. Analyse critique – Semaine 3</w:t>
        </w:r>
      </w:ins>
    </w:p>
    <w:p w14:paraId="712A7627">
      <w:pPr>
        <w:pStyle w:val="3"/>
        <w:keepNext w:val="0"/>
        <w:keepLines w:val="0"/>
        <w:widowControl/>
        <w:suppressLineNumbers w:val="0"/>
        <w:rPr>
          <w:ins w:id="1315" w:author="Mohamed Asbour Kaba Diakité" w:date="2026-02-28T09:59:12Z"/>
        </w:rPr>
      </w:pPr>
      <w:ins w:id="1316" w:author="Mohamed Asbour Kaba Diakité" w:date="2026-02-28T09:59:12Z">
        <w:r>
          <w:rPr/>
          <w:t>8.1 Leadership et gouvernance IT</w:t>
        </w:r>
      </w:ins>
    </w:p>
    <w:p w14:paraId="6E3FD163">
      <w:pPr>
        <w:pStyle w:val="9"/>
        <w:keepNext w:val="0"/>
        <w:keepLines w:val="0"/>
        <w:widowControl/>
        <w:suppressLineNumbers w:val="0"/>
        <w:tabs>
          <w:tab w:val="left" w:pos="720"/>
        </w:tabs>
        <w:spacing w:before="0" w:beforeAutospacing="1" w:after="0" w:afterAutospacing="1"/>
        <w:ind w:left="1440"/>
        <w:rPr>
          <w:ins w:id="1318" w:author="Mohamed Asbour Kaba Diakité" w:date="2026-02-28T09:59:12Z"/>
        </w:rPr>
        <w:pPrChange w:id="1317" w:author="Mohamed Asbour Kaba Diakité" w:date="2026-03-07T11:31:06Z">
          <w:pPr>
            <w:keepNext w:val="0"/>
            <w:keepLines w:val="0"/>
            <w:widowControl/>
            <w:numPr>
              <w:ilvl w:val="0"/>
              <w:numId w:val="54"/>
            </w:numPr>
            <w:suppressLineNumbers w:val="0"/>
            <w:spacing w:before="0" w:beforeAutospacing="1" w:after="0" w:afterAutospacing="1"/>
            <w:ind w:left="1440" w:hanging="360"/>
          </w:pPr>
        </w:pPrChange>
      </w:pPr>
      <w:ins w:id="1319" w:author="Mohamed Asbour Kaba Diakité" w:date="2026-02-28T09:59:12Z">
        <w:r>
          <w:rPr/>
          <w:t>Les réunions hebdomadaires démontrent :</w:t>
        </w:r>
      </w:ins>
    </w:p>
    <w:p w14:paraId="3206143A">
      <w:pPr>
        <w:pStyle w:val="9"/>
        <w:keepNext w:val="0"/>
        <w:keepLines w:val="0"/>
        <w:widowControl/>
        <w:suppressLineNumbers w:val="0"/>
        <w:tabs>
          <w:tab w:val="left" w:pos="720"/>
        </w:tabs>
        <w:spacing w:before="0" w:beforeAutospacing="1" w:after="0" w:afterAutospacing="1"/>
        <w:ind w:left="720"/>
        <w:rPr>
          <w:ins w:id="1321" w:author="Mohamed Asbour Kaba Diakité" w:date="2026-02-28T09:59:12Z"/>
        </w:rPr>
        <w:pPrChange w:id="1320" w:author="Mohamed Asbour Kaba Diakité" w:date="2026-03-07T11:30:58Z">
          <w:pPr>
            <w:keepNext w:val="0"/>
            <w:keepLines w:val="0"/>
            <w:widowControl/>
            <w:numPr>
              <w:ilvl w:val="0"/>
              <w:numId w:val="54"/>
            </w:numPr>
            <w:suppressLineNumbers w:val="0"/>
            <w:spacing w:before="0" w:beforeAutospacing="1" w:after="0" w:afterAutospacing="1"/>
            <w:ind w:left="1440" w:hanging="360"/>
          </w:pPr>
        </w:pPrChange>
      </w:pPr>
      <w:ins w:id="1322" w:author="Mohamed Asbour Kaba Diakité" w:date="2026-02-28T09:59:12Z">
        <w:r>
          <w:rPr/>
          <w:t>Une gouvernance structurée</w:t>
        </w:r>
      </w:ins>
    </w:p>
    <w:p w14:paraId="6122166A">
      <w:pPr>
        <w:pStyle w:val="9"/>
        <w:keepNext w:val="0"/>
        <w:keepLines w:val="0"/>
        <w:widowControl/>
        <w:suppressLineNumbers w:val="0"/>
        <w:tabs>
          <w:tab w:val="left" w:pos="720"/>
        </w:tabs>
        <w:spacing w:before="0" w:beforeAutospacing="1" w:after="0" w:afterAutospacing="1"/>
        <w:ind w:left="720"/>
        <w:rPr>
          <w:ins w:id="1324" w:author="Mohamed Asbour Kaba Diakité" w:date="2026-02-28T09:59:12Z"/>
        </w:rPr>
        <w:pPrChange w:id="1323" w:author="Mohamed Asbour Kaba Diakité" w:date="2026-03-07T11:30:56Z">
          <w:pPr>
            <w:keepNext w:val="0"/>
            <w:keepLines w:val="0"/>
            <w:widowControl/>
            <w:numPr>
              <w:ilvl w:val="0"/>
              <w:numId w:val="54"/>
            </w:numPr>
            <w:suppressLineNumbers w:val="0"/>
            <w:spacing w:before="0" w:beforeAutospacing="1" w:after="0" w:afterAutospacing="1"/>
            <w:ind w:left="1440" w:hanging="360"/>
          </w:pPr>
        </w:pPrChange>
      </w:pPr>
      <w:ins w:id="1325" w:author="Mohamed Asbour Kaba Diakité" w:date="2026-02-28T09:59:12Z">
        <w:r>
          <w:rPr/>
          <w:t>Un pilotage basé sur indicateurs</w:t>
        </w:r>
      </w:ins>
    </w:p>
    <w:p w14:paraId="2E3A7FCF">
      <w:pPr>
        <w:pStyle w:val="9"/>
        <w:keepNext w:val="0"/>
        <w:keepLines w:val="0"/>
        <w:widowControl/>
        <w:suppressLineNumbers w:val="0"/>
        <w:ind w:left="720"/>
        <w:rPr>
          <w:ins w:id="1327" w:author="Mohamed Asbour Kaba Diakité" w:date="2026-02-28T09:59:12Z"/>
        </w:rPr>
        <w:pPrChange w:id="1326" w:author="Mohamed Asbour Kaba Diakité" w:date="2026-03-07T11:30:54Z">
          <w:pPr>
            <w:keepNext w:val="0"/>
            <w:keepLines w:val="0"/>
            <w:widowControl/>
            <w:suppressLineNumbers w:val="0"/>
          </w:pPr>
        </w:pPrChange>
      </w:pPr>
      <w:ins w:id="1328" w:author="Mohamed Asbour Kaba Diakité" w:date="2026-02-28T09:59:12Z">
        <w:r>
          <w:rPr/>
          <w:t>Une culture de responsabilité partagée</w:t>
        </w:r>
      </w:ins>
    </w:p>
    <w:p w14:paraId="531536AA">
      <w:pPr>
        <w:pStyle w:val="3"/>
        <w:keepNext w:val="0"/>
        <w:keepLines w:val="0"/>
        <w:widowControl/>
        <w:suppressLineNumbers w:val="0"/>
        <w:rPr>
          <w:ins w:id="1329" w:author="Mohamed Asbour Kaba Diakité" w:date="2026-02-28T09:59:12Z"/>
        </w:rPr>
      </w:pPr>
      <w:ins w:id="1330" w:author="Mohamed Asbour Kaba Diakité" w:date="2026-02-28T09:59:12Z">
        <w:r>
          <w:rPr/>
          <w:t>8.2 Gouvernance des actifs numériques</w:t>
        </w:r>
      </w:ins>
    </w:p>
    <w:p w14:paraId="61EB3125">
      <w:pPr>
        <w:pStyle w:val="9"/>
        <w:keepNext w:val="0"/>
        <w:keepLines w:val="0"/>
        <w:widowControl/>
        <w:suppressLineNumbers w:val="0"/>
        <w:tabs>
          <w:tab w:val="left" w:pos="720"/>
        </w:tabs>
        <w:spacing w:before="0" w:beforeAutospacing="1" w:after="0" w:afterAutospacing="1"/>
        <w:ind w:left="1440"/>
        <w:rPr>
          <w:ins w:id="1332" w:author="Mohamed Asbour Kaba Diakité" w:date="2026-02-28T09:59:12Z"/>
        </w:rPr>
        <w:pPrChange w:id="1331" w:author="Mohamed Asbour Kaba Diakité" w:date="2026-03-07T11:30:50Z">
          <w:pPr>
            <w:keepNext w:val="0"/>
            <w:keepLines w:val="0"/>
            <w:widowControl/>
            <w:numPr>
              <w:ilvl w:val="0"/>
              <w:numId w:val="55"/>
            </w:numPr>
            <w:suppressLineNumbers w:val="0"/>
            <w:spacing w:before="0" w:beforeAutospacing="1" w:after="0" w:afterAutospacing="1"/>
            <w:ind w:left="1440" w:hanging="360"/>
          </w:pPr>
        </w:pPrChange>
      </w:pPr>
      <w:ins w:id="1333" w:author="Mohamed Asbour Kaba Diakité" w:date="2026-02-28T09:59:12Z">
        <w:r>
          <w:rPr/>
          <w:t>L’inventaire applicatif met en évidence l’importance :</w:t>
        </w:r>
      </w:ins>
    </w:p>
    <w:p w14:paraId="3741BC3B">
      <w:pPr>
        <w:pStyle w:val="9"/>
        <w:keepNext w:val="0"/>
        <w:keepLines w:val="0"/>
        <w:widowControl/>
        <w:suppressLineNumbers w:val="0"/>
        <w:tabs>
          <w:tab w:val="left" w:pos="720"/>
        </w:tabs>
        <w:spacing w:before="0" w:beforeAutospacing="1" w:after="0" w:afterAutospacing="1"/>
        <w:ind w:left="720"/>
        <w:rPr>
          <w:ins w:id="1335" w:author="Mohamed Asbour Kaba Diakité" w:date="2026-02-28T09:59:12Z"/>
        </w:rPr>
        <w:pPrChange w:id="1334" w:author="Mohamed Asbour Kaba Diakité" w:date="2026-03-07T11:30:48Z">
          <w:pPr>
            <w:keepNext w:val="0"/>
            <w:keepLines w:val="0"/>
            <w:widowControl/>
            <w:numPr>
              <w:ilvl w:val="0"/>
              <w:numId w:val="55"/>
            </w:numPr>
            <w:suppressLineNumbers w:val="0"/>
            <w:spacing w:before="0" w:beforeAutospacing="1" w:after="0" w:afterAutospacing="1"/>
            <w:ind w:left="1440" w:hanging="360"/>
          </w:pPr>
        </w:pPrChange>
      </w:pPr>
      <w:ins w:id="1336" w:author="Mohamed Asbour Kaba Diakité" w:date="2026-02-28T09:59:12Z">
        <w:r>
          <w:rPr/>
          <w:t>De la maîtrise du parc logiciel</w:t>
        </w:r>
      </w:ins>
    </w:p>
    <w:p w14:paraId="5948E602">
      <w:pPr>
        <w:pStyle w:val="9"/>
        <w:keepNext w:val="0"/>
        <w:keepLines w:val="0"/>
        <w:widowControl/>
        <w:suppressLineNumbers w:val="0"/>
        <w:tabs>
          <w:tab w:val="left" w:pos="720"/>
        </w:tabs>
        <w:spacing w:before="0" w:beforeAutospacing="1" w:after="0" w:afterAutospacing="1"/>
        <w:ind w:left="720"/>
        <w:rPr>
          <w:ins w:id="1338" w:author="Mohamed Asbour Kaba Diakité" w:date="2026-02-28T09:59:12Z"/>
        </w:rPr>
        <w:pPrChange w:id="1337" w:author="Mohamed Asbour Kaba Diakité" w:date="2026-03-07T11:30:45Z">
          <w:pPr>
            <w:keepNext w:val="0"/>
            <w:keepLines w:val="0"/>
            <w:widowControl/>
            <w:numPr>
              <w:ilvl w:val="0"/>
              <w:numId w:val="55"/>
            </w:numPr>
            <w:suppressLineNumbers w:val="0"/>
            <w:spacing w:before="0" w:beforeAutospacing="1" w:after="0" w:afterAutospacing="1"/>
            <w:ind w:left="1440" w:hanging="360"/>
          </w:pPr>
        </w:pPrChange>
      </w:pPr>
      <w:ins w:id="1339" w:author="Mohamed Asbour Kaba Diakité" w:date="2026-02-28T09:59:12Z">
        <w:r>
          <w:rPr/>
          <w:t>Du contrôle des licences</w:t>
        </w:r>
      </w:ins>
    </w:p>
    <w:p w14:paraId="5F43DE95">
      <w:pPr>
        <w:pStyle w:val="9"/>
        <w:keepNext w:val="0"/>
        <w:keepLines w:val="0"/>
        <w:widowControl/>
        <w:suppressLineNumbers w:val="0"/>
        <w:ind w:left="720"/>
        <w:rPr>
          <w:ins w:id="1341" w:author="Mohamed Asbour Kaba Diakité" w:date="2026-02-28T09:59:12Z"/>
        </w:rPr>
        <w:pPrChange w:id="1340" w:author="Mohamed Asbour Kaba Diakité" w:date="2026-03-07T11:30:41Z">
          <w:pPr>
            <w:keepNext w:val="0"/>
            <w:keepLines w:val="0"/>
            <w:widowControl/>
            <w:suppressLineNumbers w:val="0"/>
          </w:pPr>
        </w:pPrChange>
      </w:pPr>
      <w:ins w:id="1342" w:author="Mohamed Asbour Kaba Diakité" w:date="2026-02-28T09:59:12Z">
        <w:r>
          <w:rPr/>
          <w:t>De la sécurité réseau</w:t>
        </w:r>
      </w:ins>
    </w:p>
    <w:p w14:paraId="2D4BC404">
      <w:pPr>
        <w:pStyle w:val="3"/>
        <w:keepNext w:val="0"/>
        <w:keepLines w:val="0"/>
        <w:widowControl/>
        <w:suppressLineNumbers w:val="0"/>
        <w:rPr>
          <w:ins w:id="1343" w:author="Mohamed Asbour Kaba Diakité" w:date="2026-02-28T09:59:12Z"/>
        </w:rPr>
      </w:pPr>
      <w:ins w:id="1344" w:author="Mohamed Asbour Kaba Diakité" w:date="2026-02-28T09:59:12Z">
        <w:r>
          <w:rPr/>
          <w:t>8.3 Limites d’Excel dans la gestion de données volumineuses</w:t>
        </w:r>
      </w:ins>
    </w:p>
    <w:p w14:paraId="07E6E450">
      <w:pPr>
        <w:pStyle w:val="9"/>
        <w:keepNext w:val="0"/>
        <w:keepLines w:val="0"/>
        <w:widowControl/>
        <w:suppressLineNumbers w:val="0"/>
        <w:tabs>
          <w:tab w:val="left" w:pos="720"/>
        </w:tabs>
        <w:spacing w:before="0" w:beforeAutospacing="1" w:after="0" w:afterAutospacing="1"/>
        <w:ind w:left="1440"/>
        <w:rPr>
          <w:ins w:id="1346" w:author="Mohamed Asbour Kaba Diakité" w:date="2026-02-28T09:59:12Z"/>
        </w:rPr>
        <w:pPrChange w:id="1345" w:author="Mohamed Asbour Kaba Diakité" w:date="2026-03-07T11:30:36Z">
          <w:pPr>
            <w:keepNext w:val="0"/>
            <w:keepLines w:val="0"/>
            <w:widowControl/>
            <w:numPr>
              <w:ilvl w:val="0"/>
              <w:numId w:val="56"/>
            </w:numPr>
            <w:suppressLineNumbers w:val="0"/>
            <w:spacing w:before="0" w:beforeAutospacing="1" w:after="0" w:afterAutospacing="1"/>
            <w:ind w:left="1440" w:hanging="360"/>
          </w:pPr>
        </w:pPrChange>
      </w:pPr>
      <w:ins w:id="1347" w:author="Mohamed Asbour Kaba Diakité" w:date="2026-02-28T09:59:12Z">
        <w:r>
          <w:rPr/>
          <w:t>Le traitement d’un fichier de 87 000 lignes révèle :</w:t>
        </w:r>
      </w:ins>
    </w:p>
    <w:p w14:paraId="45376089">
      <w:pPr>
        <w:pStyle w:val="9"/>
        <w:keepNext w:val="0"/>
        <w:keepLines w:val="0"/>
        <w:widowControl/>
        <w:suppressLineNumbers w:val="0"/>
        <w:tabs>
          <w:tab w:val="left" w:pos="720"/>
        </w:tabs>
        <w:spacing w:before="0" w:beforeAutospacing="1" w:after="0" w:afterAutospacing="1"/>
        <w:ind w:left="720"/>
        <w:rPr>
          <w:ins w:id="1349" w:author="Mohamed Asbour Kaba Diakité" w:date="2026-02-28T09:59:12Z"/>
        </w:rPr>
        <w:pPrChange w:id="1348" w:author="Mohamed Asbour Kaba Diakité" w:date="2026-03-07T11:30:34Z">
          <w:pPr>
            <w:keepNext w:val="0"/>
            <w:keepLines w:val="0"/>
            <w:widowControl/>
            <w:numPr>
              <w:ilvl w:val="0"/>
              <w:numId w:val="56"/>
            </w:numPr>
            <w:suppressLineNumbers w:val="0"/>
            <w:spacing w:before="0" w:beforeAutospacing="1" w:after="0" w:afterAutospacing="1"/>
            <w:ind w:left="1440" w:hanging="360"/>
          </w:pPr>
        </w:pPrChange>
      </w:pPr>
      <w:ins w:id="1350" w:author="Mohamed Asbour Kaba Diakité" w:date="2026-02-28T09:59:12Z">
        <w:r>
          <w:rPr/>
          <w:t>Les limites d’Excel en environnement industriel</w:t>
        </w:r>
      </w:ins>
    </w:p>
    <w:p w14:paraId="16557C8F">
      <w:pPr>
        <w:pStyle w:val="9"/>
        <w:keepNext w:val="0"/>
        <w:keepLines w:val="0"/>
        <w:widowControl/>
        <w:suppressLineNumbers w:val="0"/>
        <w:tabs>
          <w:tab w:val="left" w:pos="720"/>
        </w:tabs>
        <w:spacing w:before="0" w:beforeAutospacing="1" w:after="0" w:afterAutospacing="1"/>
        <w:ind w:left="720"/>
        <w:rPr>
          <w:ins w:id="1352" w:author="Mohamed Asbour Kaba Diakité" w:date="2026-02-28T09:59:12Z"/>
        </w:rPr>
        <w:pPrChange w:id="1351" w:author="Mohamed Asbour Kaba Diakité" w:date="2026-03-07T11:30:29Z">
          <w:pPr>
            <w:keepNext w:val="0"/>
            <w:keepLines w:val="0"/>
            <w:widowControl/>
            <w:numPr>
              <w:ilvl w:val="0"/>
              <w:numId w:val="56"/>
            </w:numPr>
            <w:suppressLineNumbers w:val="0"/>
            <w:spacing w:before="0" w:beforeAutospacing="1" w:after="0" w:afterAutospacing="1"/>
            <w:ind w:left="1440" w:hanging="360"/>
          </w:pPr>
        </w:pPrChange>
      </w:pPr>
      <w:ins w:id="1353" w:author="Mohamed Asbour Kaba Diakité" w:date="2026-02-28T09:59:12Z">
        <w:r>
          <w:rPr/>
          <w:t>La nécessité d’outils plus robustes (base de données, Power BI, SQL)</w:t>
        </w:r>
      </w:ins>
    </w:p>
    <w:p w14:paraId="28709C30">
      <w:pPr>
        <w:pStyle w:val="9"/>
        <w:keepNext w:val="0"/>
        <w:keepLines w:val="0"/>
        <w:widowControl/>
        <w:suppressLineNumbers w:val="0"/>
        <w:rPr>
          <w:ins w:id="1355" w:author="Mohamed Asbour Kaba Diakité" w:date="2026-02-28T09:59:12Z"/>
        </w:rPr>
        <w:pPrChange w:id="1354" w:author="Mohamed Asbour Kaba Diakité" w:date="2026-03-07T11:30:26Z">
          <w:pPr>
            <w:keepNext w:val="0"/>
            <w:keepLines w:val="0"/>
            <w:widowControl/>
            <w:suppressLineNumbers w:val="0"/>
          </w:pPr>
        </w:pPrChange>
      </w:pPr>
      <w:ins w:id="1356" w:author="Mohamed Asbour Kaba Diakité" w:date="2026-02-28T09:59:12Z">
        <w:r>
          <w:rPr/>
          <w:t>Cette expérience m’a sensibilisé à l’importance de l’architecture des données.</w:t>
        </w:r>
      </w:ins>
    </w:p>
    <w:p w14:paraId="1ADBB9A9">
      <w:pPr>
        <w:pStyle w:val="3"/>
        <w:keepNext w:val="0"/>
        <w:keepLines w:val="0"/>
        <w:widowControl/>
        <w:suppressLineNumbers w:val="0"/>
        <w:rPr>
          <w:ins w:id="1357" w:author="Mohamed Asbour Kaba Diakité" w:date="2026-02-28T09:59:12Z"/>
        </w:rPr>
      </w:pPr>
      <w:ins w:id="1358" w:author="Mohamed Asbour Kaba Diakité" w:date="2026-02-28T09:59:12Z">
        <w:r>
          <w:rPr/>
          <w:t>8.4 Digitalisation et intelligence artificielle</w:t>
        </w:r>
      </w:ins>
    </w:p>
    <w:p w14:paraId="09FBECE6">
      <w:pPr>
        <w:pStyle w:val="9"/>
        <w:keepNext w:val="0"/>
        <w:keepLines w:val="0"/>
        <w:widowControl/>
        <w:suppressLineNumbers w:val="0"/>
        <w:tabs>
          <w:tab w:val="left" w:pos="720"/>
        </w:tabs>
        <w:spacing w:before="0" w:beforeAutospacing="1" w:after="0" w:afterAutospacing="1"/>
        <w:ind w:left="1440"/>
        <w:rPr>
          <w:ins w:id="1360" w:author="Mohamed Asbour Kaba Diakité" w:date="2026-02-28T09:59:12Z"/>
        </w:rPr>
        <w:pPrChange w:id="1359" w:author="Mohamed Asbour Kaba Diakité" w:date="2026-02-28T09:59:46Z">
          <w:pPr>
            <w:keepNext w:val="0"/>
            <w:keepLines w:val="0"/>
            <w:widowControl/>
            <w:numPr>
              <w:ilvl w:val="0"/>
              <w:numId w:val="57"/>
            </w:numPr>
            <w:suppressLineNumbers w:val="0"/>
            <w:spacing w:before="0" w:beforeAutospacing="1" w:after="0" w:afterAutospacing="1"/>
            <w:ind w:left="1440" w:hanging="360"/>
          </w:pPr>
        </w:pPrChange>
      </w:pPr>
      <w:ins w:id="1361" w:author="Mohamed Asbour Kaba Diakité" w:date="2026-02-28T09:59:12Z">
        <w:r>
          <w:rPr/>
          <w:t>L’introduction d’outils comme Synthesia montre que :</w:t>
        </w:r>
      </w:ins>
    </w:p>
    <w:p w14:paraId="10B99EAB">
      <w:pPr>
        <w:pStyle w:val="9"/>
        <w:keepNext w:val="0"/>
        <w:keepLines w:val="0"/>
        <w:widowControl/>
        <w:suppressLineNumbers w:val="0"/>
        <w:tabs>
          <w:tab w:val="left" w:pos="720"/>
        </w:tabs>
        <w:spacing w:before="0" w:beforeAutospacing="1" w:after="0" w:afterAutospacing="1"/>
        <w:ind w:left="720"/>
        <w:rPr>
          <w:ins w:id="1363" w:author="Mohamed Asbour Kaba Diakité" w:date="2026-02-28T09:59:12Z"/>
        </w:rPr>
        <w:pPrChange w:id="1362" w:author="Mohamed Asbour Kaba Diakité" w:date="2026-02-28T09:59:43Z">
          <w:pPr>
            <w:keepNext w:val="0"/>
            <w:keepLines w:val="0"/>
            <w:widowControl/>
            <w:numPr>
              <w:ilvl w:val="0"/>
              <w:numId w:val="57"/>
            </w:numPr>
            <w:suppressLineNumbers w:val="0"/>
            <w:spacing w:before="0" w:beforeAutospacing="1" w:after="0" w:afterAutospacing="1"/>
            <w:ind w:left="1440" w:hanging="360"/>
          </w:pPr>
        </w:pPrChange>
      </w:pPr>
      <w:ins w:id="1364" w:author="Mohamed Asbour Kaba Diakité" w:date="2026-02-28T09:59:12Z">
        <w:r>
          <w:rPr/>
          <w:t>L’IA devient un levier de communication interne</w:t>
        </w:r>
      </w:ins>
    </w:p>
    <w:p w14:paraId="60EB9853">
      <w:pPr>
        <w:pStyle w:val="9"/>
        <w:keepNext w:val="0"/>
        <w:keepLines w:val="0"/>
        <w:widowControl/>
        <w:suppressLineNumbers w:val="0"/>
        <w:tabs>
          <w:tab w:val="left" w:pos="720"/>
        </w:tabs>
        <w:spacing w:before="0" w:beforeAutospacing="1" w:after="0" w:afterAutospacing="1"/>
        <w:ind w:left="720"/>
        <w:rPr>
          <w:ins w:id="1366" w:author="Mohamed Asbour Kaba Diakité" w:date="2026-02-28T09:59:12Z"/>
        </w:rPr>
        <w:pPrChange w:id="1365" w:author="Mohamed Asbour Kaba Diakité" w:date="2026-02-28T09:59:39Z">
          <w:pPr>
            <w:keepNext w:val="0"/>
            <w:keepLines w:val="0"/>
            <w:widowControl/>
            <w:numPr>
              <w:ilvl w:val="0"/>
              <w:numId w:val="57"/>
            </w:numPr>
            <w:suppressLineNumbers w:val="0"/>
            <w:spacing w:before="0" w:beforeAutospacing="1" w:after="0" w:afterAutospacing="1"/>
            <w:ind w:left="1440" w:hanging="360"/>
          </w:pPr>
        </w:pPrChange>
      </w:pPr>
      <w:ins w:id="1367" w:author="Mohamed Asbour Kaba Diakité" w:date="2026-02-28T09:59:12Z">
        <w:r>
          <w:rPr/>
          <w:t>Les processus RH et formation peuvent être optimisés</w:t>
        </w:r>
      </w:ins>
    </w:p>
    <w:p w14:paraId="6B5195D6">
      <w:pPr>
        <w:pStyle w:val="9"/>
        <w:keepNext w:val="0"/>
        <w:keepLines w:val="0"/>
        <w:widowControl/>
        <w:suppressLineNumbers w:val="0"/>
        <w:ind w:left="720"/>
        <w:rPr>
          <w:ins w:id="1369" w:author="Mohamed Asbour Kaba Diakité" w:date="2026-02-28T09:59:12Z"/>
        </w:rPr>
        <w:pPrChange w:id="1368" w:author="Mohamed Asbour Kaba Diakité" w:date="2026-02-28T09:59:36Z">
          <w:pPr>
            <w:keepNext w:val="0"/>
            <w:keepLines w:val="0"/>
            <w:widowControl/>
            <w:suppressLineNumbers w:val="0"/>
          </w:pPr>
        </w:pPrChange>
      </w:pPr>
      <w:ins w:id="1370" w:author="Mohamed Asbour Kaba Diakité" w:date="2026-02-28T09:59:12Z">
        <w:r>
          <w:rPr/>
          <w:t>L’innovation est encouragée au sein du département</w:t>
        </w:r>
      </w:ins>
    </w:p>
    <w:p w14:paraId="5B7FC553">
      <w:pPr>
        <w:pStyle w:val="2"/>
        <w:keepNext w:val="0"/>
        <w:keepLines w:val="0"/>
        <w:widowControl/>
        <w:suppressLineNumbers w:val="0"/>
        <w:rPr>
          <w:ins w:id="1371" w:author="Mohamed Asbour Kaba Diakité" w:date="2026-02-28T09:59:12Z"/>
        </w:rPr>
      </w:pPr>
      <w:ins w:id="1372" w:author="Mohamed Asbour Kaba Diakité" w:date="2026-02-28T09:59:12Z">
        <w:r>
          <w:rPr/>
          <w:t>10. Développement professionnel</w:t>
        </w:r>
      </w:ins>
    </w:p>
    <w:p w14:paraId="5B95AC49">
      <w:pPr>
        <w:pStyle w:val="9"/>
        <w:keepNext w:val="0"/>
        <w:keepLines w:val="0"/>
        <w:widowControl/>
        <w:suppressLineNumbers w:val="0"/>
        <w:tabs>
          <w:tab w:val="left" w:pos="720"/>
        </w:tabs>
        <w:spacing w:before="0" w:beforeAutospacing="1" w:after="0" w:afterAutospacing="1"/>
        <w:ind w:left="1440"/>
        <w:rPr>
          <w:ins w:id="1374" w:author="Mohamed Asbour Kaba Diakité" w:date="2026-02-28T09:59:12Z"/>
        </w:rPr>
        <w:pPrChange w:id="1373" w:author="Mohamed Asbour Kaba Diakité" w:date="2026-02-28T09:59:28Z">
          <w:pPr>
            <w:keepNext w:val="0"/>
            <w:keepLines w:val="0"/>
            <w:widowControl/>
            <w:numPr>
              <w:ilvl w:val="0"/>
              <w:numId w:val="58"/>
            </w:numPr>
            <w:suppressLineNumbers w:val="0"/>
            <w:spacing w:before="0" w:beforeAutospacing="1" w:after="0" w:afterAutospacing="1"/>
            <w:ind w:left="1440" w:hanging="360"/>
          </w:pPr>
        </w:pPrChange>
      </w:pPr>
      <w:ins w:id="1375" w:author="Mohamed Asbour Kaba Diakité" w:date="2026-02-28T09:59:12Z">
        <w:r>
          <w:rPr/>
          <w:t>Cette semaine m’a permis de :</w:t>
        </w:r>
      </w:ins>
    </w:p>
    <w:p w14:paraId="298C5CCB">
      <w:pPr>
        <w:pStyle w:val="9"/>
        <w:keepNext w:val="0"/>
        <w:keepLines w:val="0"/>
        <w:widowControl/>
        <w:suppressLineNumbers w:val="0"/>
        <w:tabs>
          <w:tab w:val="left" w:pos="720"/>
        </w:tabs>
        <w:spacing w:before="0" w:beforeAutospacing="1" w:after="0" w:afterAutospacing="1"/>
        <w:ind w:left="720"/>
        <w:rPr>
          <w:ins w:id="1377" w:author="Mohamed Asbour Kaba Diakité" w:date="2026-02-28T09:59:12Z"/>
        </w:rPr>
        <w:pPrChange w:id="1376" w:author="Mohamed Asbour Kaba Diakité" w:date="2026-02-28T09:59:26Z">
          <w:pPr>
            <w:keepNext w:val="0"/>
            <w:keepLines w:val="0"/>
            <w:widowControl/>
            <w:numPr>
              <w:ilvl w:val="0"/>
              <w:numId w:val="58"/>
            </w:numPr>
            <w:suppressLineNumbers w:val="0"/>
            <w:spacing w:before="0" w:beforeAutospacing="1" w:after="0" w:afterAutospacing="1"/>
            <w:ind w:left="1440" w:hanging="360"/>
          </w:pPr>
        </w:pPrChange>
      </w:pPr>
      <w:ins w:id="1378" w:author="Mohamed Asbour Kaba Diakité" w:date="2026-02-28T09:59:12Z">
        <w:r>
          <w:rPr/>
          <w:t>Comprendre les mécanismes de management IT</w:t>
        </w:r>
      </w:ins>
    </w:p>
    <w:p w14:paraId="262F8A38">
      <w:pPr>
        <w:pStyle w:val="9"/>
        <w:keepNext w:val="0"/>
        <w:keepLines w:val="0"/>
        <w:widowControl/>
        <w:suppressLineNumbers w:val="0"/>
        <w:tabs>
          <w:tab w:val="left" w:pos="720"/>
        </w:tabs>
        <w:spacing w:before="0" w:beforeAutospacing="1" w:after="0" w:afterAutospacing="1"/>
        <w:ind w:left="720"/>
        <w:rPr>
          <w:ins w:id="1380" w:author="Mohamed Asbour Kaba Diakité" w:date="2026-02-28T09:59:12Z"/>
        </w:rPr>
        <w:pPrChange w:id="1379" w:author="Mohamed Asbour Kaba Diakité" w:date="2026-02-28T09:59:23Z">
          <w:pPr>
            <w:keepNext w:val="0"/>
            <w:keepLines w:val="0"/>
            <w:widowControl/>
            <w:numPr>
              <w:ilvl w:val="0"/>
              <w:numId w:val="58"/>
            </w:numPr>
            <w:suppressLineNumbers w:val="0"/>
            <w:spacing w:before="0" w:beforeAutospacing="1" w:after="0" w:afterAutospacing="1"/>
            <w:ind w:left="1440" w:hanging="360"/>
          </w:pPr>
        </w:pPrChange>
      </w:pPr>
      <w:ins w:id="1381" w:author="Mohamed Asbour Kaba Diakité" w:date="2026-02-28T09:59:12Z">
        <w:r>
          <w:rPr/>
          <w:t>Développer mes compétences en analyse de données</w:t>
        </w:r>
      </w:ins>
    </w:p>
    <w:p w14:paraId="1432AE6C">
      <w:pPr>
        <w:pStyle w:val="9"/>
        <w:keepNext w:val="0"/>
        <w:keepLines w:val="0"/>
        <w:widowControl/>
        <w:suppressLineNumbers w:val="0"/>
        <w:tabs>
          <w:tab w:val="left" w:pos="720"/>
        </w:tabs>
        <w:spacing w:before="0" w:beforeAutospacing="1" w:after="0" w:afterAutospacing="1"/>
        <w:ind w:left="720"/>
        <w:rPr>
          <w:ins w:id="1383" w:author="Mohamed Asbour Kaba Diakité" w:date="2026-02-28T09:59:12Z"/>
        </w:rPr>
        <w:pPrChange w:id="1382" w:author="Mohamed Asbour Kaba Diakité" w:date="2026-02-28T09:59:20Z">
          <w:pPr>
            <w:keepNext w:val="0"/>
            <w:keepLines w:val="0"/>
            <w:widowControl/>
            <w:numPr>
              <w:ilvl w:val="0"/>
              <w:numId w:val="58"/>
            </w:numPr>
            <w:suppressLineNumbers w:val="0"/>
            <w:spacing w:before="0" w:beforeAutospacing="1" w:after="0" w:afterAutospacing="1"/>
            <w:ind w:left="1440" w:hanging="360"/>
          </w:pPr>
        </w:pPrChange>
      </w:pPr>
      <w:ins w:id="1384" w:author="Mohamed Asbour Kaba Diakité" w:date="2026-02-28T09:59:12Z">
        <w:r>
          <w:rPr/>
          <w:t>Améliorer ma gestion du stress face aux contraintes techniques</w:t>
        </w:r>
      </w:ins>
    </w:p>
    <w:p w14:paraId="5D800252">
      <w:pPr>
        <w:pStyle w:val="9"/>
        <w:widowControl/>
        <w:ind w:left="720"/>
        <w:rPr>
          <w:ins w:id="1386" w:author="Mohamed Asbour Kaba Diakité" w:date="2026-03-07T11:27:26Z"/>
          <w:rFonts w:hint="default"/>
          <w:lang w:val="fr-FR"/>
        </w:rPr>
        <w:pPrChange w:id="1385" w:author="Mohamed Asbour Kaba Diakité" w:date="2026-03-07T11:30:19Z">
          <w:pPr/>
        </w:pPrChange>
      </w:pPr>
      <w:ins w:id="1387" w:author="Mohamed Asbour Kaba Diakité" w:date="2026-02-28T09:59:12Z">
        <w:r>
          <w:rPr/>
          <w:t>Renforcer ma capacité d’apprentissage autonome</w:t>
        </w:r>
      </w:ins>
    </w:p>
    <w:p w14:paraId="0EFF03BA">
      <w:pPr>
        <w:pStyle w:val="2"/>
        <w:keepNext w:val="0"/>
        <w:keepLines w:val="0"/>
        <w:widowControl/>
        <w:suppressLineNumbers w:val="0"/>
        <w:rPr>
          <w:ins w:id="1388" w:author="Mohamed Asbour Kaba Diakité" w:date="2026-03-07T11:27:28Z"/>
        </w:rPr>
      </w:pPr>
      <w:ins w:id="1389" w:author="Mohamed Asbour Kaba Diakité" w:date="2026-03-07T11:27:28Z">
        <w:r>
          <w:rPr/>
          <w:t>5.9 Quatrième semaine – Analyse de données, systèmes d’information et support utilisateurs</w:t>
        </w:r>
      </w:ins>
    </w:p>
    <w:p w14:paraId="4F24058B">
      <w:pPr>
        <w:pStyle w:val="3"/>
        <w:keepNext w:val="0"/>
        <w:keepLines w:val="0"/>
        <w:widowControl/>
        <w:suppressLineNumbers w:val="0"/>
        <w:rPr>
          <w:ins w:id="1390" w:author="Mohamed Asbour Kaba Diakité" w:date="2026-03-07T11:27:28Z"/>
        </w:rPr>
      </w:pPr>
      <w:ins w:id="1391" w:author="Mohamed Asbour Kaba Diakité" w:date="2026-03-07T11:27:28Z">
        <w:r>
          <w:rPr/>
          <w:t>5.9.1 Développement d’un tableau de bord Power BI (02/03/2026)</w:t>
        </w:r>
      </w:ins>
    </w:p>
    <w:p w14:paraId="7493388E">
      <w:pPr>
        <w:pStyle w:val="9"/>
        <w:keepNext w:val="0"/>
        <w:keepLines w:val="0"/>
        <w:widowControl/>
        <w:suppressLineNumbers w:val="0"/>
        <w:rPr>
          <w:ins w:id="1392" w:author="Mohamed Asbour Kaba Diakité" w:date="2026-03-07T11:27:28Z"/>
        </w:rPr>
      </w:pPr>
      <w:ins w:id="1393" w:author="Mohamed Asbour Kaba Diakité" w:date="2026-03-07T11:27:28Z">
        <w:r>
          <w:rPr/>
          <w:t xml:space="preserve">Au cours de cette journée, j’ai poursuivi les travaux confiés par Monsieur Moud. J’ai notamment travaillé sur la modélisation d’un </w:t>
        </w:r>
      </w:ins>
      <w:ins w:id="1394" w:author="Mohamed Asbour Kaba Diakité" w:date="2026-03-07T11:27:28Z">
        <w:r>
          <w:rPr>
            <w:rStyle w:val="6"/>
          </w:rPr>
          <w:t>tableau de bord Power BI</w:t>
        </w:r>
      </w:ins>
      <w:ins w:id="1395" w:author="Mohamed Asbour Kaba Diakité" w:date="2026-03-07T11:27:28Z">
        <w:r>
          <w:rPr/>
          <w:t xml:space="preserve"> consacré à l’analyse de données étudiantes.</w:t>
        </w:r>
      </w:ins>
    </w:p>
    <w:p w14:paraId="214BBBAB">
      <w:pPr>
        <w:pStyle w:val="9"/>
        <w:keepNext w:val="0"/>
        <w:keepLines w:val="0"/>
        <w:widowControl/>
        <w:suppressLineNumbers w:val="0"/>
        <w:rPr>
          <w:ins w:id="1396" w:author="Mohamed Asbour Kaba Diakité" w:date="2026-03-07T11:27:28Z"/>
        </w:rPr>
      </w:pPr>
      <w:ins w:id="1397" w:author="Mohamed Asbour Kaba Diakité" w:date="2026-03-07T11:27:28Z">
        <w:r>
          <w:rPr/>
          <w:t xml:space="preserve">L’objectif de cet exercice était de développer mes compétences en </w:t>
        </w:r>
      </w:ins>
      <w:ins w:id="1398" w:author="Mohamed Asbour Kaba Diakité" w:date="2026-03-07T11:27:28Z">
        <w:r>
          <w:rPr>
            <w:rStyle w:val="6"/>
          </w:rPr>
          <w:t>analyse de données et visualisation</w:t>
        </w:r>
      </w:ins>
      <w:ins w:id="1399" w:author="Mohamed Asbour Kaba Diakité" w:date="2026-03-07T11:27:28Z">
        <w:r>
          <w:rPr/>
          <w:t>, en structurant les informations sous forme de graphiques et d’indicateurs pertinents.</w:t>
        </w:r>
      </w:ins>
    </w:p>
    <w:p w14:paraId="684CAFAD">
      <w:pPr>
        <w:pStyle w:val="9"/>
        <w:keepNext w:val="0"/>
        <w:keepLines w:val="0"/>
        <w:widowControl/>
        <w:suppressLineNumbers w:val="0"/>
        <w:rPr>
          <w:ins w:id="1400" w:author="Mohamed Asbour Kaba Diakité" w:date="2026-03-07T11:27:28Z"/>
        </w:rPr>
      </w:pPr>
      <w:ins w:id="1401" w:author="Mohamed Asbour Kaba Diakité" w:date="2026-03-07T11:27:28Z">
        <w:r>
          <w:rPr/>
          <w:t xml:space="preserve">Dans l’après-midi, Monsieur Hassane a présenté une nouvelle version de l’application de gestion des </w:t>
        </w:r>
      </w:ins>
      <w:ins w:id="1402" w:author="Mohamed Asbour Kaba Diakité" w:date="2026-03-07T11:27:28Z">
        <w:r>
          <w:rPr>
            <w:rStyle w:val="6"/>
          </w:rPr>
          <w:t>bulletins de paie destinée au département des ressources humaines</w:t>
        </w:r>
      </w:ins>
      <w:ins w:id="1403" w:author="Mohamed Asbour Kaba Diakité" w:date="2026-03-07T11:27:28Z">
        <w:r>
          <w:rPr/>
          <w:t>.</w:t>
        </w:r>
      </w:ins>
    </w:p>
    <w:p w14:paraId="1495FDC4">
      <w:pPr>
        <w:pStyle w:val="9"/>
        <w:keepNext w:val="0"/>
        <w:keepLines w:val="0"/>
        <w:widowControl/>
        <w:suppressLineNumbers w:val="0"/>
        <w:rPr>
          <w:ins w:id="1405" w:author="Mohamed Asbour Kaba Diakité" w:date="2026-03-07T11:27:28Z"/>
        </w:rPr>
        <w:pPrChange w:id="1404" w:author="Mohamed Asbour Kaba Diakité" w:date="2026-03-07T11:30:06Z">
          <w:pPr>
            <w:keepNext w:val="0"/>
            <w:keepLines w:val="0"/>
            <w:widowControl/>
            <w:suppressLineNumbers w:val="0"/>
          </w:pPr>
        </w:pPrChange>
      </w:pPr>
      <w:ins w:id="1406" w:author="Mohamed Asbour Kaba Diakité" w:date="2026-03-07T11:27:28Z">
        <w:r>
          <w:rPr/>
          <w:t xml:space="preserve">Afin de poursuivre les travaux liés aux formulaires HSE, nous avons installé </w:t>
        </w:r>
      </w:ins>
      <w:ins w:id="1407" w:author="Mohamed Asbour Kaba Diakité" w:date="2026-03-07T11:27:28Z">
        <w:r>
          <w:rPr>
            <w:rStyle w:val="6"/>
          </w:rPr>
          <w:t>Microsoft InfoPath</w:t>
        </w:r>
      </w:ins>
      <w:ins w:id="1408" w:author="Mohamed Asbour Kaba Diakité" w:date="2026-03-07T11:27:28Z">
        <w:r>
          <w:rPr/>
          <w:t xml:space="preserve"> sur mon poste de travail et commencé à explorer son intégration avec </w:t>
        </w:r>
      </w:ins>
      <w:ins w:id="1409" w:author="Mohamed Asbour Kaba Diakité" w:date="2026-03-07T11:27:28Z">
        <w:r>
          <w:rPr>
            <w:rStyle w:val="6"/>
          </w:rPr>
          <w:t>SharePoint</w:t>
        </w:r>
      </w:ins>
      <w:ins w:id="1410" w:author="Mohamed Asbour Kaba Diakité" w:date="2026-03-07T11:27:28Z">
        <w:r>
          <w:rPr/>
          <w:t>, ce qui permet de centraliser les formulaires et de faciliter la gestion documentaire.</w:t>
        </w:r>
      </w:ins>
    </w:p>
    <w:p w14:paraId="11CE5E81">
      <w:pPr>
        <w:pStyle w:val="3"/>
        <w:keepNext w:val="0"/>
        <w:keepLines w:val="0"/>
        <w:widowControl/>
        <w:suppressLineNumbers w:val="0"/>
        <w:rPr>
          <w:ins w:id="1411" w:author="Mohamed Asbour Kaba Diakité" w:date="2026-03-07T11:27:28Z"/>
        </w:rPr>
      </w:pPr>
      <w:ins w:id="1412" w:author="Mohamed Asbour Kaba Diakité" w:date="2026-03-07T11:27:28Z">
        <w:r>
          <w:rPr/>
          <w:t>5.9.2 Traitement de données Excel et support SAP (03/03/2026)</w:t>
        </w:r>
      </w:ins>
    </w:p>
    <w:p w14:paraId="66ED1F67">
      <w:pPr>
        <w:pStyle w:val="9"/>
        <w:keepNext w:val="0"/>
        <w:keepLines w:val="0"/>
        <w:widowControl/>
        <w:suppressLineNumbers w:val="0"/>
        <w:rPr>
          <w:ins w:id="1413" w:author="Mohamed Asbour Kaba Diakité" w:date="2026-03-07T11:27:28Z"/>
        </w:rPr>
      </w:pPr>
      <w:ins w:id="1414" w:author="Mohamed Asbour Kaba Diakité" w:date="2026-03-07T11:27:28Z">
        <w:r>
          <w:rPr/>
          <w:t xml:space="preserve">Monsieur Hassane nous a confié un travail supplémentaire impliquant l’analyse d’un fichier Excel. L’objectif était d’identifier des </w:t>
        </w:r>
      </w:ins>
      <w:ins w:id="1415" w:author="Mohamed Asbour Kaba Diakité" w:date="2026-03-07T11:27:28Z">
        <w:r>
          <w:rPr>
            <w:rStyle w:val="6"/>
          </w:rPr>
          <w:t>articles ayant la même désignation mais des prix différents</w:t>
        </w:r>
      </w:ins>
      <w:ins w:id="1416" w:author="Mohamed Asbour Kaba Diakité" w:date="2026-03-07T11:27:28Z">
        <w:r>
          <w:rPr/>
          <w:t>.</w:t>
        </w:r>
      </w:ins>
    </w:p>
    <w:p w14:paraId="123B9C9A">
      <w:pPr>
        <w:pStyle w:val="9"/>
        <w:keepNext w:val="0"/>
        <w:keepLines w:val="0"/>
        <w:widowControl/>
        <w:suppressLineNumbers w:val="0"/>
        <w:rPr>
          <w:ins w:id="1417" w:author="Mohamed Asbour Kaba Diakité" w:date="2026-03-07T11:27:28Z"/>
        </w:rPr>
      </w:pPr>
      <w:ins w:id="1418" w:author="Mohamed Asbour Kaba Diakité" w:date="2026-03-07T11:27:28Z">
        <w:r>
          <w:rPr/>
          <w:t xml:space="preserve">La tentative d’automatisation via des fonctions Excel n’ayant pas donné les résultats attendus, j’ai dû procéder à une </w:t>
        </w:r>
      </w:ins>
      <w:ins w:id="1419" w:author="Mohamed Asbour Kaba Diakité" w:date="2026-03-07T11:27:28Z">
        <w:r>
          <w:rPr>
            <w:rStyle w:val="6"/>
          </w:rPr>
          <w:t>vérification manuelle des données</w:t>
        </w:r>
      </w:ins>
      <w:ins w:id="1420" w:author="Mohamed Asbour Kaba Diakité" w:date="2026-03-07T11:27:28Z">
        <w:r>
          <w:rPr/>
          <w:t>, ce qui a pris davantage de temps.</w:t>
        </w:r>
      </w:ins>
    </w:p>
    <w:p w14:paraId="090991B1">
      <w:pPr>
        <w:pStyle w:val="9"/>
        <w:keepNext w:val="0"/>
        <w:keepLines w:val="0"/>
        <w:widowControl/>
        <w:suppressLineNumbers w:val="0"/>
        <w:rPr>
          <w:ins w:id="1421" w:author="Mohamed Asbour Kaba Diakité" w:date="2026-03-07T11:27:28Z"/>
        </w:rPr>
      </w:pPr>
      <w:ins w:id="1422" w:author="Mohamed Asbour Kaba Diakité" w:date="2026-03-07T11:27:28Z">
        <w:r>
          <w:rPr/>
          <w:t>Par ailleurs, deux collaborateurs intérimaires, Monsieur Abdoulaye et Monsieur Saidou, se sont rendus sur le terrain afin d’assister des utilisateurs rencontrant des difficultés avec l’</w:t>
        </w:r>
      </w:ins>
      <w:ins w:id="1423" w:author="Mohamed Asbour Kaba Diakité" w:date="2026-03-07T11:27:28Z">
        <w:r>
          <w:rPr>
            <w:rStyle w:val="6"/>
          </w:rPr>
          <w:t>extension d’export Excel dans SAP</w:t>
        </w:r>
      </w:ins>
      <w:ins w:id="1424" w:author="Mohamed Asbour Kaba Diakité" w:date="2026-03-07T11:27:28Z">
        <w:r>
          <w:rPr/>
          <w:t>.</w:t>
        </w:r>
      </w:ins>
    </w:p>
    <w:p w14:paraId="791A27DC">
      <w:pPr>
        <w:pStyle w:val="9"/>
        <w:keepNext w:val="0"/>
        <w:keepLines w:val="0"/>
        <w:widowControl/>
        <w:suppressLineNumbers w:val="0"/>
        <w:rPr>
          <w:ins w:id="1425" w:author="Mohamed Asbour Kaba Diakité" w:date="2026-03-07T11:27:28Z"/>
        </w:rPr>
      </w:pPr>
      <w:ins w:id="1426" w:author="Mohamed Asbour Kaba Diakité" w:date="2026-03-07T11:27:28Z">
        <w:r>
          <w:rPr/>
          <w:t>Face aux difficultés rencontrées, Monsieur Moud nous a ensuite montré la procédure correcte :</w:t>
        </w:r>
      </w:ins>
    </w:p>
    <w:p w14:paraId="0ED3A0D7">
      <w:pPr>
        <w:pStyle w:val="9"/>
        <w:keepNext w:val="0"/>
        <w:keepLines w:val="0"/>
        <w:widowControl/>
        <w:suppressLineNumbers w:val="0"/>
        <w:rPr>
          <w:ins w:id="1427" w:author="Mohamed Asbour Kaba Diakité" w:date="2026-03-07T11:27:28Z"/>
        </w:rPr>
      </w:pPr>
      <w:ins w:id="1428" w:author="Mohamed Asbour Kaba Diakité" w:date="2026-03-07T11:27:28Z">
        <w:r>
          <w:rPr/>
          <w:t xml:space="preserve">Transaction utilisée : </w:t>
        </w:r>
      </w:ins>
      <w:ins w:id="1429" w:author="Mohamed Asbour Kaba Diakité" w:date="2026-03-07T11:27:28Z">
        <w:r>
          <w:rPr>
            <w:rStyle w:val="6"/>
          </w:rPr>
          <w:t>SE38</w:t>
        </w:r>
      </w:ins>
    </w:p>
    <w:p w14:paraId="2F686751">
      <w:pPr>
        <w:pStyle w:val="9"/>
        <w:keepNext w:val="0"/>
        <w:keepLines w:val="0"/>
        <w:widowControl/>
        <w:suppressLineNumbers w:val="0"/>
        <w:rPr>
          <w:ins w:id="1430" w:author="Mohamed Asbour Kaba Diakité" w:date="2026-03-07T11:27:28Z"/>
        </w:rPr>
      </w:pPr>
      <w:ins w:id="1431" w:author="Mohamed Asbour Kaba Diakité" w:date="2026-03-07T11:27:28Z">
        <w:r>
          <w:rPr/>
          <w:t>Programme exécuté :</w:t>
        </w:r>
      </w:ins>
      <w:ins w:id="1432" w:author="Mohamed Asbour Kaba Diakité" w:date="2026-03-07T11:27:28Z">
        <w:r>
          <w:rPr/>
          <w:br w:type="textWrapping"/>
        </w:r>
      </w:ins>
      <w:ins w:id="1433" w:author="Mohamed Asbour Kaba Diakité" w:date="2026-03-07T11:27:28Z">
        <w:r>
          <w:rPr>
            <w:rStyle w:val="6"/>
          </w:rPr>
          <w:t>SALV_BS_ADMIN_MAINTAIN</w:t>
        </w:r>
      </w:ins>
    </w:p>
    <w:p w14:paraId="38D1B977">
      <w:pPr>
        <w:pStyle w:val="9"/>
        <w:keepNext w:val="0"/>
        <w:keepLines w:val="0"/>
        <w:widowControl/>
        <w:suppressLineNumbers w:val="0"/>
        <w:rPr>
          <w:ins w:id="1434" w:author="Mohamed Asbour Kaba Diakité" w:date="2026-03-07T11:27:28Z"/>
        </w:rPr>
      </w:pPr>
      <w:ins w:id="1435" w:author="Mohamed Asbour Kaba Diakité" w:date="2026-03-07T11:27:28Z">
        <w:r>
          <w:rPr/>
          <w:t>Cette procédure permet d’</w:t>
        </w:r>
      </w:ins>
      <w:ins w:id="1436" w:author="Mohamed Asbour Kaba Diakité" w:date="2026-03-07T11:27:28Z">
        <w:r>
          <w:rPr>
            <w:rStyle w:val="6"/>
          </w:rPr>
          <w:t>activer la fonctionnalité d’export Excel pour un utilisateur spécifique</w:t>
        </w:r>
      </w:ins>
      <w:ins w:id="1437" w:author="Mohamed Asbour Kaba Diakité" w:date="2026-03-07T11:27:28Z">
        <w:r>
          <w:rPr/>
          <w:t>, en renseignant son identifiant ou matricule dans le programme.</w:t>
        </w:r>
      </w:ins>
    </w:p>
    <w:p w14:paraId="7624D6F2">
      <w:pPr>
        <w:pStyle w:val="9"/>
        <w:keepNext w:val="0"/>
        <w:keepLines w:val="0"/>
        <w:widowControl/>
        <w:suppressLineNumbers w:val="0"/>
        <w:rPr>
          <w:ins w:id="1439" w:author="Mohamed Asbour Kaba Diakité" w:date="2026-03-07T11:27:28Z"/>
        </w:rPr>
        <w:pPrChange w:id="1438" w:author="Mohamed Asbour Kaba Diakité" w:date="2026-03-07T11:29:56Z">
          <w:pPr>
            <w:keepNext w:val="0"/>
            <w:keepLines w:val="0"/>
            <w:widowControl/>
            <w:suppressLineNumbers w:val="0"/>
          </w:pPr>
        </w:pPrChange>
      </w:pPr>
      <w:ins w:id="1440" w:author="Mohamed Asbour Kaba Diakité" w:date="2026-03-07T11:27:28Z">
        <w:r>
          <w:rPr/>
          <w:t>Cette démonstration m’a permis de mieux comprendre la gestion des autorisations et des fonctionnalités utilisateurs dans SAP.</w:t>
        </w:r>
      </w:ins>
    </w:p>
    <w:p w14:paraId="605C3B3A">
      <w:pPr>
        <w:pStyle w:val="3"/>
        <w:keepNext w:val="0"/>
        <w:keepLines w:val="0"/>
        <w:widowControl/>
        <w:suppressLineNumbers w:val="0"/>
        <w:rPr>
          <w:ins w:id="1441" w:author="Mohamed Asbour Kaba Diakité" w:date="2026-03-07T11:27:28Z"/>
        </w:rPr>
      </w:pPr>
      <w:ins w:id="1442" w:author="Mohamed Asbour Kaba Diakité" w:date="2026-03-07T11:27:28Z">
        <w:r>
          <w:rPr/>
          <w:t>5.9.3 Approfondissement du module SAP MM (04/03/2026)</w:t>
        </w:r>
      </w:ins>
    </w:p>
    <w:p w14:paraId="2720385F">
      <w:pPr>
        <w:pStyle w:val="9"/>
        <w:keepNext w:val="0"/>
        <w:keepLines w:val="0"/>
        <w:widowControl/>
        <w:suppressLineNumbers w:val="0"/>
        <w:rPr>
          <w:ins w:id="1443" w:author="Mohamed Asbour Kaba Diakité" w:date="2026-03-07T11:27:28Z"/>
        </w:rPr>
      </w:pPr>
      <w:ins w:id="1444" w:author="Mohamed Asbour Kaba Diakité" w:date="2026-03-07T11:27:28Z">
        <w:r>
          <w:rPr/>
          <w:t xml:space="preserve">Cette journée a été consacrée à l’approfondissement de mes connaissances sur le </w:t>
        </w:r>
      </w:ins>
      <w:ins w:id="1445" w:author="Mohamed Asbour Kaba Diakité" w:date="2026-03-07T11:27:28Z">
        <w:r>
          <w:rPr>
            <w:rStyle w:val="6"/>
          </w:rPr>
          <w:t>module SAP MM (Material Management)</w:t>
        </w:r>
      </w:ins>
      <w:ins w:id="1446" w:author="Mohamed Asbour Kaba Diakité" w:date="2026-03-07T11:27:28Z">
        <w:r>
          <w:rPr/>
          <w:t>.</w:t>
        </w:r>
      </w:ins>
    </w:p>
    <w:p w14:paraId="1D648C54">
      <w:pPr>
        <w:pStyle w:val="9"/>
        <w:keepNext w:val="0"/>
        <w:keepLines w:val="0"/>
        <w:widowControl/>
        <w:suppressLineNumbers w:val="0"/>
        <w:tabs>
          <w:tab w:val="left" w:pos="720"/>
        </w:tabs>
        <w:spacing w:before="0" w:beforeAutospacing="1" w:after="0" w:afterAutospacing="1"/>
        <w:ind w:left="1440"/>
        <w:rPr>
          <w:ins w:id="1448" w:author="Mohamed Asbour Kaba Diakité" w:date="2026-03-07T11:27:28Z"/>
        </w:rPr>
        <w:pPrChange w:id="1447" w:author="Mohamed Asbour Kaba Diakité" w:date="2026-03-07T11:29:50Z">
          <w:pPr>
            <w:keepNext w:val="0"/>
            <w:keepLines w:val="0"/>
            <w:widowControl/>
            <w:numPr>
              <w:ilvl w:val="0"/>
              <w:numId w:val="59"/>
            </w:numPr>
            <w:suppressLineNumbers w:val="0"/>
            <w:spacing w:before="0" w:beforeAutospacing="1" w:after="0" w:afterAutospacing="1"/>
            <w:ind w:left="1440" w:hanging="360"/>
          </w:pPr>
        </w:pPrChange>
      </w:pPr>
      <w:ins w:id="1449" w:author="Mohamed Asbour Kaba Diakité" w:date="2026-03-07T11:27:28Z">
        <w:r>
          <w:rPr/>
          <w:t>J’ai étudié plusieurs transactions importantes liées au processus d’approvisionnement :</w:t>
        </w:r>
      </w:ins>
    </w:p>
    <w:p w14:paraId="6369D7EB">
      <w:pPr>
        <w:pStyle w:val="9"/>
        <w:keepNext w:val="0"/>
        <w:keepLines w:val="0"/>
        <w:widowControl/>
        <w:suppressLineNumbers w:val="0"/>
        <w:tabs>
          <w:tab w:val="left" w:pos="720"/>
        </w:tabs>
        <w:spacing w:before="0" w:beforeAutospacing="1" w:after="0" w:afterAutospacing="1"/>
        <w:ind w:left="720"/>
        <w:rPr>
          <w:ins w:id="1451" w:author="Mohamed Asbour Kaba Diakité" w:date="2026-03-07T11:27:28Z"/>
        </w:rPr>
        <w:pPrChange w:id="1450" w:author="Mohamed Asbour Kaba Diakité" w:date="2026-03-07T11:29:48Z">
          <w:pPr>
            <w:keepNext w:val="0"/>
            <w:keepLines w:val="0"/>
            <w:widowControl/>
            <w:numPr>
              <w:ilvl w:val="0"/>
              <w:numId w:val="59"/>
            </w:numPr>
            <w:suppressLineNumbers w:val="0"/>
            <w:spacing w:before="0" w:beforeAutospacing="1" w:after="0" w:afterAutospacing="1"/>
            <w:ind w:left="1440" w:hanging="360"/>
          </w:pPr>
        </w:pPrChange>
      </w:pPr>
      <w:ins w:id="1452" w:author="Mohamed Asbour Kaba Diakité" w:date="2026-03-07T11:27:28Z">
        <w:r>
          <w:rPr>
            <w:rStyle w:val="6"/>
          </w:rPr>
          <w:t>ME51N</w:t>
        </w:r>
      </w:ins>
      <w:ins w:id="1453" w:author="Mohamed Asbour Kaba Diakité" w:date="2026-03-07T11:27:28Z">
        <w:r>
          <w:rPr/>
          <w:t xml:space="preserve"> : création de demande d’achat</w:t>
        </w:r>
      </w:ins>
    </w:p>
    <w:p w14:paraId="7568C00B">
      <w:pPr>
        <w:pStyle w:val="9"/>
        <w:keepNext w:val="0"/>
        <w:keepLines w:val="0"/>
        <w:widowControl/>
        <w:suppressLineNumbers w:val="0"/>
        <w:tabs>
          <w:tab w:val="left" w:pos="720"/>
        </w:tabs>
        <w:spacing w:before="0" w:beforeAutospacing="1" w:after="0" w:afterAutospacing="1"/>
        <w:ind w:left="720"/>
        <w:rPr>
          <w:ins w:id="1455" w:author="Mohamed Asbour Kaba Diakité" w:date="2026-03-07T11:27:28Z"/>
        </w:rPr>
        <w:pPrChange w:id="1454" w:author="Mohamed Asbour Kaba Diakité" w:date="2026-03-07T11:29:45Z">
          <w:pPr>
            <w:keepNext w:val="0"/>
            <w:keepLines w:val="0"/>
            <w:widowControl/>
            <w:numPr>
              <w:ilvl w:val="0"/>
              <w:numId w:val="59"/>
            </w:numPr>
            <w:suppressLineNumbers w:val="0"/>
            <w:spacing w:before="0" w:beforeAutospacing="1" w:after="0" w:afterAutospacing="1"/>
            <w:ind w:left="1440" w:hanging="360"/>
          </w:pPr>
        </w:pPrChange>
      </w:pPr>
      <w:ins w:id="1456" w:author="Mohamed Asbour Kaba Diakité" w:date="2026-03-07T11:27:28Z">
        <w:r>
          <w:rPr>
            <w:rStyle w:val="6"/>
          </w:rPr>
          <w:t>ME52N</w:t>
        </w:r>
      </w:ins>
      <w:ins w:id="1457" w:author="Mohamed Asbour Kaba Diakité" w:date="2026-03-07T11:27:28Z">
        <w:r>
          <w:rPr/>
          <w:t xml:space="preserve"> : modification de demande d’achat</w:t>
        </w:r>
      </w:ins>
    </w:p>
    <w:p w14:paraId="1C909E3A">
      <w:pPr>
        <w:pStyle w:val="9"/>
        <w:keepNext w:val="0"/>
        <w:keepLines w:val="0"/>
        <w:widowControl/>
        <w:suppressLineNumbers w:val="0"/>
        <w:tabs>
          <w:tab w:val="left" w:pos="720"/>
        </w:tabs>
        <w:spacing w:before="0" w:beforeAutospacing="1" w:after="0" w:afterAutospacing="1"/>
        <w:ind w:left="720"/>
        <w:rPr>
          <w:ins w:id="1459" w:author="Mohamed Asbour Kaba Diakité" w:date="2026-03-07T11:27:28Z"/>
        </w:rPr>
        <w:pPrChange w:id="1458" w:author="Mohamed Asbour Kaba Diakité" w:date="2026-03-07T11:29:42Z">
          <w:pPr>
            <w:keepNext w:val="0"/>
            <w:keepLines w:val="0"/>
            <w:widowControl/>
            <w:numPr>
              <w:ilvl w:val="0"/>
              <w:numId w:val="59"/>
            </w:numPr>
            <w:suppressLineNumbers w:val="0"/>
            <w:spacing w:before="0" w:beforeAutospacing="1" w:after="0" w:afterAutospacing="1"/>
            <w:ind w:left="1440" w:hanging="360"/>
          </w:pPr>
        </w:pPrChange>
      </w:pPr>
      <w:ins w:id="1460" w:author="Mohamed Asbour Kaba Diakité" w:date="2026-03-07T11:27:28Z">
        <w:r>
          <w:rPr>
            <w:rStyle w:val="6"/>
          </w:rPr>
          <w:t>ME5A</w:t>
        </w:r>
      </w:ins>
      <w:ins w:id="1461" w:author="Mohamed Asbour Kaba Diakité" w:date="2026-03-07T11:27:28Z">
        <w:r>
          <w:rPr/>
          <w:t xml:space="preserve"> : affichage de la liste des demandes d’achat</w:t>
        </w:r>
      </w:ins>
    </w:p>
    <w:p w14:paraId="76362408">
      <w:pPr>
        <w:pStyle w:val="9"/>
        <w:keepNext w:val="0"/>
        <w:keepLines w:val="0"/>
        <w:widowControl/>
        <w:suppressLineNumbers w:val="0"/>
        <w:tabs>
          <w:tab w:val="left" w:pos="720"/>
        </w:tabs>
        <w:spacing w:before="0" w:beforeAutospacing="1" w:after="0" w:afterAutospacing="1"/>
        <w:ind w:left="720"/>
        <w:rPr>
          <w:ins w:id="1463" w:author="Mohamed Asbour Kaba Diakité" w:date="2026-03-07T11:27:28Z"/>
        </w:rPr>
        <w:pPrChange w:id="1462" w:author="Mohamed Asbour Kaba Diakité" w:date="2026-03-07T11:29:39Z">
          <w:pPr>
            <w:keepNext w:val="0"/>
            <w:keepLines w:val="0"/>
            <w:widowControl/>
            <w:numPr>
              <w:ilvl w:val="0"/>
              <w:numId w:val="59"/>
            </w:numPr>
            <w:suppressLineNumbers w:val="0"/>
            <w:spacing w:before="0" w:beforeAutospacing="1" w:after="0" w:afterAutospacing="1"/>
            <w:ind w:left="1440" w:hanging="360"/>
          </w:pPr>
        </w:pPrChange>
      </w:pPr>
      <w:ins w:id="1464" w:author="Mohamed Asbour Kaba Diakité" w:date="2026-03-07T11:27:28Z">
        <w:r>
          <w:rPr>
            <w:rStyle w:val="6"/>
          </w:rPr>
          <w:t>ME21N</w:t>
        </w:r>
      </w:ins>
      <w:ins w:id="1465" w:author="Mohamed Asbour Kaba Diakité" w:date="2026-03-07T11:27:28Z">
        <w:r>
          <w:rPr/>
          <w:t xml:space="preserve"> : création de commande d’achat</w:t>
        </w:r>
      </w:ins>
    </w:p>
    <w:p w14:paraId="2BB5A497">
      <w:pPr>
        <w:pStyle w:val="9"/>
        <w:keepNext w:val="0"/>
        <w:keepLines w:val="0"/>
        <w:widowControl/>
        <w:suppressLineNumbers w:val="0"/>
        <w:rPr>
          <w:ins w:id="1466" w:author="Mohamed Asbour Kaba Diakité" w:date="2026-03-07T11:27:28Z"/>
        </w:rPr>
      </w:pPr>
      <w:ins w:id="1467" w:author="Mohamed Asbour Kaba Diakité" w:date="2026-03-07T11:27:28Z">
        <w:r>
          <w:rPr/>
          <w:t xml:space="preserve">Cette étude m’a permis de comprendre le </w:t>
        </w:r>
      </w:ins>
      <w:ins w:id="1468" w:author="Mohamed Asbour Kaba Diakité" w:date="2026-03-07T11:27:28Z">
        <w:r>
          <w:rPr>
            <w:rStyle w:val="6"/>
          </w:rPr>
          <w:t>cycle complet du processus d’approvisionnement</w:t>
        </w:r>
      </w:ins>
      <w:ins w:id="1469" w:author="Mohamed Asbour Kaba Diakité" w:date="2026-03-07T11:27:28Z">
        <w:r>
          <w:rPr/>
          <w:t xml:space="preserve"> dans SAP.</w:t>
        </w:r>
      </w:ins>
    </w:p>
    <w:p w14:paraId="13EE5559">
      <w:pPr>
        <w:pStyle w:val="9"/>
        <w:keepNext w:val="0"/>
        <w:keepLines w:val="0"/>
        <w:widowControl/>
        <w:suppressLineNumbers w:val="0"/>
        <w:rPr>
          <w:ins w:id="1470" w:author="Mohamed Asbour Kaba Diakité" w:date="2026-03-07T11:27:28Z"/>
        </w:rPr>
      </w:pPr>
      <w:ins w:id="1471" w:author="Mohamed Asbour Kaba Diakité" w:date="2026-03-07T11:27:28Z">
        <w:r>
          <w:rPr/>
          <w:t xml:space="preserve">J’ai également constaté que les modules SAP sont fortement interconnectés. Par exemple, certaines opérations du module </w:t>
        </w:r>
      </w:ins>
      <w:ins w:id="1472" w:author="Mohamed Asbour Kaba Diakité" w:date="2026-03-07T11:27:28Z">
        <w:r>
          <w:rPr>
            <w:rStyle w:val="6"/>
          </w:rPr>
          <w:t>MM</w:t>
        </w:r>
      </w:ins>
      <w:ins w:id="1473" w:author="Mohamed Asbour Kaba Diakité" w:date="2026-03-07T11:27:28Z">
        <w:r>
          <w:rPr/>
          <w:t xml:space="preserve"> nécessitent des interactions avec le module </w:t>
        </w:r>
      </w:ins>
      <w:ins w:id="1474" w:author="Mohamed Asbour Kaba Diakité" w:date="2026-03-07T11:27:28Z">
        <w:r>
          <w:rPr>
            <w:rStyle w:val="6"/>
          </w:rPr>
          <w:t>FI/CO</w:t>
        </w:r>
      </w:ins>
      <w:ins w:id="1475" w:author="Mohamed Asbour Kaba Diakité" w:date="2026-03-07T11:27:28Z">
        <w:r>
          <w:rPr/>
          <w:t xml:space="preserve"> afin d’assurer la cohérence des écritures financières.</w:t>
        </w:r>
      </w:ins>
    </w:p>
    <w:p w14:paraId="034621BF">
      <w:pPr>
        <w:pStyle w:val="9"/>
        <w:keepNext w:val="0"/>
        <w:keepLines w:val="0"/>
        <w:widowControl/>
        <w:suppressLineNumbers w:val="0"/>
        <w:rPr>
          <w:ins w:id="1477" w:author="Mohamed Asbour Kaba Diakité" w:date="2026-03-07T11:27:28Z"/>
        </w:rPr>
        <w:pPrChange w:id="1476" w:author="Mohamed Asbour Kaba Diakité" w:date="2026-03-07T11:29:34Z">
          <w:pPr>
            <w:keepNext w:val="0"/>
            <w:keepLines w:val="0"/>
            <w:widowControl/>
            <w:suppressLineNumbers w:val="0"/>
          </w:pPr>
        </w:pPrChange>
      </w:pPr>
      <w:ins w:id="1478" w:author="Mohamed Asbour Kaba Diakité" w:date="2026-03-07T11:27:28Z">
        <w:r>
          <w:rPr/>
          <w:t>Dans l’après-midi, nous nous sommes rendus sur le terrain afin d’aider une utilisatrice rencontrant des difficultés lors de l’extraction de données SAP. Le problème provenait du chemin de sauvegarde par défaut, qui avait été modifié. Nous avons pu résoudre la situation en reconfigurant le répertoire de destination.</w:t>
        </w:r>
      </w:ins>
    </w:p>
    <w:p w14:paraId="1510573A">
      <w:pPr>
        <w:pStyle w:val="3"/>
        <w:keepNext w:val="0"/>
        <w:keepLines w:val="0"/>
        <w:widowControl/>
        <w:suppressLineNumbers w:val="0"/>
        <w:rPr>
          <w:ins w:id="1479" w:author="Mohamed Asbour Kaba Diakité" w:date="2026-03-07T11:27:28Z"/>
        </w:rPr>
      </w:pPr>
      <w:ins w:id="1480" w:author="Mohamed Asbour Kaba Diakité" w:date="2026-03-07T11:27:28Z">
        <w:r>
          <w:rPr/>
          <w:t>5.9.4 Introduction au système AS400 et à la cybersurveillance (05/03/2026)</w:t>
        </w:r>
      </w:ins>
    </w:p>
    <w:p w14:paraId="0968AA2F">
      <w:pPr>
        <w:pStyle w:val="9"/>
        <w:keepNext w:val="0"/>
        <w:keepLines w:val="0"/>
        <w:widowControl/>
        <w:suppressLineNumbers w:val="0"/>
        <w:rPr>
          <w:ins w:id="1481" w:author="Mohamed Asbour Kaba Diakité" w:date="2026-03-07T11:27:28Z"/>
        </w:rPr>
      </w:pPr>
      <w:ins w:id="1482" w:author="Mohamed Asbour Kaba Diakité" w:date="2026-03-07T11:27:28Z">
        <w:r>
          <w:rPr/>
          <w:t xml:space="preserve">Monsieur Moud nous a présenté certaines commandes du système </w:t>
        </w:r>
      </w:ins>
      <w:ins w:id="1483" w:author="Mohamed Asbour Kaba Diakité" w:date="2026-03-07T11:27:28Z">
        <w:r>
          <w:rPr>
            <w:rStyle w:val="6"/>
          </w:rPr>
          <w:t>AS400</w:t>
        </w:r>
      </w:ins>
      <w:ins w:id="1484" w:author="Mohamed Asbour Kaba Diakité" w:date="2026-03-07T11:27:28Z">
        <w:r>
          <w:rPr/>
          <w:t xml:space="preserve">, notamment la commande </w:t>
        </w:r>
      </w:ins>
      <w:ins w:id="1485" w:author="Mohamed Asbour Kaba Diakité" w:date="2026-03-07T11:27:28Z">
        <w:r>
          <w:rPr>
            <w:rStyle w:val="6"/>
          </w:rPr>
          <w:t>Override</w:t>
        </w:r>
      </w:ins>
      <w:ins w:id="1486" w:author="Mohamed Asbour Kaba Diakité" w:date="2026-03-07T11:27:28Z">
        <w:r>
          <w:rPr/>
          <w:t>, qui permet de rediriger temporairement l’accès à certains fichiers ou ressources.</w:t>
        </w:r>
      </w:ins>
    </w:p>
    <w:p w14:paraId="40173E2F">
      <w:pPr>
        <w:pStyle w:val="9"/>
        <w:keepNext w:val="0"/>
        <w:keepLines w:val="0"/>
        <w:widowControl/>
        <w:suppressLineNumbers w:val="0"/>
        <w:rPr>
          <w:ins w:id="1487" w:author="Mohamed Asbour Kaba Diakité" w:date="2026-03-07T11:27:28Z"/>
        </w:rPr>
      </w:pPr>
      <w:ins w:id="1488" w:author="Mohamed Asbour Kaba Diakité" w:date="2026-03-07T11:27:28Z">
        <w:r>
          <w:rPr/>
          <w:t xml:space="preserve">Par ailleurs, nous avons suivi une session de formation en ligne consacrée aux systèmes de </w:t>
        </w:r>
      </w:ins>
      <w:ins w:id="1489" w:author="Mohamed Asbour Kaba Diakité" w:date="2026-03-07T11:27:28Z">
        <w:r>
          <w:rPr>
            <w:rStyle w:val="6"/>
          </w:rPr>
          <w:t>vidéosurveillance CCTV</w:t>
        </w:r>
      </w:ins>
      <w:ins w:id="1490" w:author="Mohamed Asbour Kaba Diakité" w:date="2026-03-07T11:27:28Z">
        <w:r>
          <w:rPr/>
          <w:t xml:space="preserve">, utilisant la plateforme </w:t>
        </w:r>
      </w:ins>
      <w:ins w:id="1491" w:author="Mohamed Asbour Kaba Diakité" w:date="2026-03-07T11:27:28Z">
        <w:r>
          <w:rPr>
            <w:rStyle w:val="6"/>
          </w:rPr>
          <w:t>Genetec Omnicast</w:t>
        </w:r>
      </w:ins>
      <w:ins w:id="1492" w:author="Mohamed Asbour Kaba Diakité" w:date="2026-03-07T11:27:28Z">
        <w:r>
          <w:rPr/>
          <w:t>.</w:t>
        </w:r>
      </w:ins>
    </w:p>
    <w:p w14:paraId="3626D874">
      <w:pPr>
        <w:pStyle w:val="9"/>
        <w:keepNext w:val="0"/>
        <w:keepLines w:val="0"/>
        <w:widowControl/>
        <w:suppressLineNumbers w:val="0"/>
        <w:rPr>
          <w:ins w:id="1494" w:author="Mohamed Asbour Kaba Diakité" w:date="2026-03-07T11:27:28Z"/>
        </w:rPr>
        <w:pPrChange w:id="1493" w:author="Mohamed Asbour Kaba Diakité" w:date="2026-03-07T11:29:27Z">
          <w:pPr>
            <w:keepNext w:val="0"/>
            <w:keepLines w:val="0"/>
            <w:widowControl/>
            <w:suppressLineNumbers w:val="0"/>
          </w:pPr>
        </w:pPrChange>
      </w:pPr>
      <w:ins w:id="1495" w:author="Mohamed Asbour Kaba Diakité" w:date="2026-03-07T11:27:28Z">
        <w:r>
          <w:rPr/>
          <w:t>Cette formation, animée par Jean-Marc Kodia, a présenté les principes de fonctionnement des systèmes de surveillance vidéo et leur rôle dans la sécurité des infrastructures industrielles.</w:t>
        </w:r>
      </w:ins>
    </w:p>
    <w:p w14:paraId="4AA8EE90">
      <w:pPr>
        <w:pStyle w:val="3"/>
        <w:keepNext w:val="0"/>
        <w:keepLines w:val="0"/>
        <w:widowControl/>
        <w:suppressLineNumbers w:val="0"/>
        <w:rPr>
          <w:ins w:id="1496" w:author="Mohamed Asbour Kaba Diakité" w:date="2026-03-07T11:27:28Z"/>
        </w:rPr>
      </w:pPr>
      <w:ins w:id="1497" w:author="Mohamed Asbour Kaba Diakité" w:date="2026-03-07T11:27:28Z">
        <w:r>
          <w:rPr/>
          <w:t>5.9.5 Découverte de l’architecture système CBG et extraction de données SAP (06/03/2026)</w:t>
        </w:r>
      </w:ins>
    </w:p>
    <w:p w14:paraId="4E3D975B">
      <w:pPr>
        <w:pStyle w:val="9"/>
        <w:keepNext w:val="0"/>
        <w:keepLines w:val="0"/>
        <w:widowControl/>
        <w:suppressLineNumbers w:val="0"/>
        <w:rPr>
          <w:ins w:id="1498" w:author="Mohamed Asbour Kaba Diakité" w:date="2026-03-07T11:27:28Z"/>
        </w:rPr>
      </w:pPr>
      <w:ins w:id="1499" w:author="Mohamed Asbour Kaba Diakité" w:date="2026-03-07T11:27:28Z">
        <w:r>
          <w:rPr/>
          <w:t xml:space="preserve">Afin de mieux comprendre l’architecture informatique de l’entreprise, Monsieur Moud nous a partagé plusieurs ressources sur le système </w:t>
        </w:r>
      </w:ins>
      <w:ins w:id="1500" w:author="Mohamed Asbour Kaba Diakité" w:date="2026-03-07T11:27:28Z">
        <w:r>
          <w:rPr>
            <w:rStyle w:val="6"/>
          </w:rPr>
          <w:t>AS400</w:t>
        </w:r>
      </w:ins>
      <w:ins w:id="1501" w:author="Mohamed Asbour Kaba Diakité" w:date="2026-03-07T11:27:28Z">
        <w:r>
          <w:rPr/>
          <w:t>, qui constitue une composante centrale de l’infrastructure informatique.</w:t>
        </w:r>
      </w:ins>
    </w:p>
    <w:p w14:paraId="637931CE">
      <w:pPr>
        <w:pStyle w:val="9"/>
        <w:keepNext w:val="0"/>
        <w:keepLines w:val="0"/>
        <w:widowControl/>
        <w:suppressLineNumbers w:val="0"/>
        <w:tabs>
          <w:tab w:val="left" w:pos="720"/>
        </w:tabs>
        <w:spacing w:before="0" w:beforeAutospacing="1" w:after="0" w:afterAutospacing="1"/>
        <w:ind w:left="1440"/>
        <w:rPr>
          <w:ins w:id="1503" w:author="Mohamed Asbour Kaba Diakité" w:date="2026-03-07T11:27:28Z"/>
        </w:rPr>
        <w:pPrChange w:id="1502" w:author="Mohamed Asbour Kaba Diakité" w:date="2026-03-07T11:29:23Z">
          <w:pPr>
            <w:keepNext w:val="0"/>
            <w:keepLines w:val="0"/>
            <w:widowControl/>
            <w:numPr>
              <w:ilvl w:val="0"/>
              <w:numId w:val="60"/>
            </w:numPr>
            <w:suppressLineNumbers w:val="0"/>
            <w:spacing w:before="0" w:beforeAutospacing="1" w:after="0" w:afterAutospacing="1"/>
            <w:ind w:left="1440" w:hanging="360"/>
          </w:pPr>
        </w:pPrChange>
      </w:pPr>
      <w:ins w:id="1504" w:author="Mohamed Asbour Kaba Diakité" w:date="2026-03-07T11:27:28Z">
        <w:r>
          <w:rPr/>
          <w:t>Ce système héberge plusieurs applications importantes, notamment :</w:t>
        </w:r>
      </w:ins>
    </w:p>
    <w:p w14:paraId="32D01B43">
      <w:pPr>
        <w:pStyle w:val="9"/>
        <w:keepNext w:val="0"/>
        <w:keepLines w:val="0"/>
        <w:widowControl/>
        <w:suppressLineNumbers w:val="0"/>
        <w:tabs>
          <w:tab w:val="left" w:pos="720"/>
        </w:tabs>
        <w:spacing w:before="0" w:beforeAutospacing="1" w:after="0" w:afterAutospacing="1"/>
        <w:ind w:left="720"/>
        <w:rPr>
          <w:ins w:id="1506" w:author="Mohamed Asbour Kaba Diakité" w:date="2026-03-07T11:27:28Z"/>
        </w:rPr>
        <w:pPrChange w:id="1505" w:author="Mohamed Asbour Kaba Diakité" w:date="2026-03-07T11:29:21Z">
          <w:pPr>
            <w:keepNext w:val="0"/>
            <w:keepLines w:val="0"/>
            <w:widowControl/>
            <w:numPr>
              <w:ilvl w:val="0"/>
              <w:numId w:val="60"/>
            </w:numPr>
            <w:suppressLineNumbers w:val="0"/>
            <w:spacing w:before="0" w:beforeAutospacing="1" w:after="0" w:afterAutospacing="1"/>
            <w:ind w:left="1440" w:hanging="360"/>
          </w:pPr>
        </w:pPrChange>
      </w:pPr>
      <w:ins w:id="1507" w:author="Mohamed Asbour Kaba Diakité" w:date="2026-03-07T11:27:28Z">
        <w:r>
          <w:rPr/>
          <w:t>SAP</w:t>
        </w:r>
      </w:ins>
    </w:p>
    <w:p w14:paraId="0E257022">
      <w:pPr>
        <w:pStyle w:val="9"/>
        <w:keepNext w:val="0"/>
        <w:keepLines w:val="0"/>
        <w:widowControl/>
        <w:suppressLineNumbers w:val="0"/>
        <w:tabs>
          <w:tab w:val="left" w:pos="720"/>
        </w:tabs>
        <w:spacing w:before="0" w:beforeAutospacing="1" w:after="0" w:afterAutospacing="1"/>
        <w:ind w:left="720"/>
        <w:rPr>
          <w:ins w:id="1509" w:author="Mohamed Asbour Kaba Diakité" w:date="2026-03-07T11:27:28Z"/>
        </w:rPr>
        <w:pPrChange w:id="1508" w:author="Mohamed Asbour Kaba Diakité" w:date="2026-03-07T11:29:19Z">
          <w:pPr>
            <w:keepNext w:val="0"/>
            <w:keepLines w:val="0"/>
            <w:widowControl/>
            <w:numPr>
              <w:ilvl w:val="0"/>
              <w:numId w:val="60"/>
            </w:numPr>
            <w:suppressLineNumbers w:val="0"/>
            <w:spacing w:before="0" w:beforeAutospacing="1" w:after="0" w:afterAutospacing="1"/>
            <w:ind w:left="1440" w:hanging="360"/>
          </w:pPr>
        </w:pPrChange>
      </w:pPr>
      <w:ins w:id="1510" w:author="Mohamed Asbour Kaba Diakité" w:date="2026-03-07T11:27:28Z">
        <w:r>
          <w:rPr/>
          <w:t>Oracle</w:t>
        </w:r>
      </w:ins>
    </w:p>
    <w:p w14:paraId="791B68F4">
      <w:pPr>
        <w:pStyle w:val="9"/>
        <w:keepNext w:val="0"/>
        <w:keepLines w:val="0"/>
        <w:widowControl/>
        <w:suppressLineNumbers w:val="0"/>
        <w:tabs>
          <w:tab w:val="left" w:pos="720"/>
        </w:tabs>
        <w:spacing w:before="0" w:beforeAutospacing="1" w:after="0" w:afterAutospacing="1"/>
        <w:ind w:left="720"/>
        <w:rPr>
          <w:ins w:id="1512" w:author="Mohamed Asbour Kaba Diakité" w:date="2026-03-07T11:27:28Z"/>
        </w:rPr>
        <w:pPrChange w:id="1511" w:author="Mohamed Asbour Kaba Diakité" w:date="2026-03-07T11:29:16Z">
          <w:pPr>
            <w:keepNext w:val="0"/>
            <w:keepLines w:val="0"/>
            <w:widowControl/>
            <w:numPr>
              <w:ilvl w:val="0"/>
              <w:numId w:val="60"/>
            </w:numPr>
            <w:suppressLineNumbers w:val="0"/>
            <w:spacing w:before="0" w:beforeAutospacing="1" w:after="0" w:afterAutospacing="1"/>
            <w:ind w:left="1440" w:hanging="360"/>
          </w:pPr>
        </w:pPrChange>
      </w:pPr>
      <w:ins w:id="1513" w:author="Mohamed Asbour Kaba Diakité" w:date="2026-03-07T11:27:28Z">
        <w:r>
          <w:rPr/>
          <w:t>d’autres applications critiques de l’entreprise</w:t>
        </w:r>
      </w:ins>
    </w:p>
    <w:p w14:paraId="3A73676B">
      <w:pPr>
        <w:pStyle w:val="9"/>
        <w:keepNext w:val="0"/>
        <w:keepLines w:val="0"/>
        <w:widowControl/>
        <w:suppressLineNumbers w:val="0"/>
        <w:rPr>
          <w:ins w:id="1514" w:author="Mohamed Asbour Kaba Diakité" w:date="2026-03-07T11:27:28Z"/>
        </w:rPr>
      </w:pPr>
      <w:ins w:id="1515" w:author="Mohamed Asbour Kaba Diakité" w:date="2026-03-07T11:27:28Z">
        <w:r>
          <w:rPr/>
          <w:t xml:space="preserve">Pour nous permettre de pratiquer sans risque pour les systèmes de production, nous avons utilisé la plateforme </w:t>
        </w:r>
      </w:ins>
      <w:ins w:id="1516" w:author="Mohamed Asbour Kaba Diakité" w:date="2026-03-07T11:27:28Z">
        <w:r>
          <w:rPr>
            <w:rStyle w:val="6"/>
          </w:rPr>
          <w:t>PUB400</w:t>
        </w:r>
      </w:ins>
      <w:ins w:id="1517" w:author="Mohamed Asbour Kaba Diakité" w:date="2026-03-07T11:27:28Z">
        <w:r>
          <w:rPr/>
          <w:t>, un environnement de formation permettant d’exécuter des commandes AS400.</w:t>
        </w:r>
      </w:ins>
    </w:p>
    <w:p w14:paraId="683A7517">
      <w:pPr>
        <w:pStyle w:val="9"/>
        <w:keepNext w:val="0"/>
        <w:keepLines w:val="0"/>
        <w:widowControl/>
        <w:suppressLineNumbers w:val="0"/>
        <w:rPr>
          <w:ins w:id="1518" w:author="Mohamed Asbour Kaba Diakité" w:date="2026-03-07T11:27:28Z"/>
        </w:rPr>
      </w:pPr>
      <w:ins w:id="1519" w:author="Mohamed Asbour Kaba Diakité" w:date="2026-03-07T11:27:28Z">
        <w:r>
          <w:rPr/>
          <w:t xml:space="preserve">Par ailleurs, j’ai assisté Monsieur Saidou dans l’extraction de données SAP destinées à la création de rapports sous </w:t>
        </w:r>
      </w:ins>
      <w:ins w:id="1520" w:author="Mohamed Asbour Kaba Diakité" w:date="2026-03-07T11:27:28Z">
        <w:r>
          <w:rPr>
            <w:rStyle w:val="6"/>
          </w:rPr>
          <w:t>Power BI</w:t>
        </w:r>
      </w:ins>
      <w:ins w:id="1521" w:author="Mohamed Asbour Kaba Diakité" w:date="2026-03-07T11:27:28Z">
        <w:r>
          <w:rPr/>
          <w:t>.</w:t>
        </w:r>
      </w:ins>
    </w:p>
    <w:p w14:paraId="2855ABBD">
      <w:pPr>
        <w:pStyle w:val="9"/>
        <w:keepNext w:val="0"/>
        <w:keepLines w:val="0"/>
        <w:widowControl/>
        <w:suppressLineNumbers w:val="0"/>
        <w:rPr>
          <w:ins w:id="1522" w:author="Mohamed Asbour Kaba Diakité" w:date="2026-03-07T11:27:28Z"/>
        </w:rPr>
      </w:pPr>
      <w:ins w:id="1523" w:author="Mohamed Asbour Kaba Diakité" w:date="2026-03-07T11:27:28Z">
        <w:r>
          <w:rPr/>
          <w:t xml:space="preserve">J’ai notamment réalisé l’extraction de données couvrant la période </w:t>
        </w:r>
      </w:ins>
      <w:ins w:id="1524" w:author="Mohamed Asbour Kaba Diakité" w:date="2026-03-07T11:27:28Z">
        <w:r>
          <w:rPr>
            <w:rStyle w:val="6"/>
          </w:rPr>
          <w:t>2016 à 2026</w:t>
        </w:r>
      </w:ins>
      <w:ins w:id="1525" w:author="Mohamed Asbour Kaba Diakité" w:date="2026-03-07T11:27:28Z">
        <w:r>
          <w:rPr/>
          <w:t>, ce qui a permis d’automatiser une partie de son travail de collecte de données.</w:t>
        </w:r>
      </w:ins>
    </w:p>
    <w:p w14:paraId="264F3729">
      <w:pPr>
        <w:pStyle w:val="9"/>
        <w:keepNext w:val="0"/>
        <w:keepLines w:val="0"/>
        <w:widowControl/>
        <w:suppressLineNumbers w:val="0"/>
        <w:rPr>
          <w:ins w:id="1526" w:author="Mohamed Asbour Kaba Diakité" w:date="2026-03-07T11:27:28Z"/>
        </w:rPr>
      </w:pPr>
      <w:ins w:id="1527" w:author="Mohamed Asbour Kaba Diakité" w:date="2026-03-07T11:27:28Z">
        <w:r>
          <w:rPr/>
          <w:t xml:space="preserve">Pendant ce temps, mon collègue Cécé Ismaël travaillait sur la modélisation de </w:t>
        </w:r>
      </w:ins>
      <w:ins w:id="1528" w:author="Mohamed Asbour Kaba Diakité" w:date="2026-03-07T11:27:28Z">
        <w:r>
          <w:rPr>
            <w:rStyle w:val="6"/>
          </w:rPr>
          <w:t>cartographies logicielles à l’aide de Microsoft Visio</w:t>
        </w:r>
      </w:ins>
      <w:ins w:id="1529" w:author="Mohamed Asbour Kaba Diakité" w:date="2026-03-07T11:27:28Z">
        <w:r>
          <w:rPr/>
          <w:t>.</w:t>
        </w:r>
      </w:ins>
    </w:p>
    <w:p w14:paraId="4D218FAC">
      <w:pPr>
        <w:pStyle w:val="9"/>
        <w:keepNext w:val="0"/>
        <w:keepLines w:val="0"/>
        <w:widowControl/>
        <w:suppressLineNumbers w:val="0"/>
        <w:tabs>
          <w:tab w:val="left" w:pos="720"/>
        </w:tabs>
        <w:spacing w:before="0" w:beforeAutospacing="1" w:after="0" w:afterAutospacing="1"/>
        <w:ind w:left="1440"/>
        <w:rPr>
          <w:ins w:id="1531" w:author="Mohamed Asbour Kaba Diakité" w:date="2026-03-07T11:27:28Z"/>
        </w:rPr>
        <w:pPrChange w:id="1530" w:author="Mohamed Asbour Kaba Diakité" w:date="2026-03-07T11:29:09Z">
          <w:pPr>
            <w:keepNext w:val="0"/>
            <w:keepLines w:val="0"/>
            <w:widowControl/>
            <w:numPr>
              <w:ilvl w:val="0"/>
              <w:numId w:val="61"/>
            </w:numPr>
            <w:suppressLineNumbers w:val="0"/>
            <w:spacing w:before="0" w:beforeAutospacing="1" w:after="0" w:afterAutospacing="1"/>
            <w:ind w:left="1440" w:hanging="360"/>
          </w:pPr>
        </w:pPrChange>
      </w:pPr>
      <w:ins w:id="1532" w:author="Mohamed Asbour Kaba Diakité" w:date="2026-03-07T11:27:28Z">
        <w:r>
          <w:rPr/>
          <w:t>Cette journée a été particulièrement enrichissante, car elle m’a permis de travailler simultanément sur plusieurs activités :</w:t>
        </w:r>
      </w:ins>
    </w:p>
    <w:p w14:paraId="5418F7E3">
      <w:pPr>
        <w:pStyle w:val="9"/>
        <w:keepNext w:val="0"/>
        <w:keepLines w:val="0"/>
        <w:widowControl/>
        <w:suppressLineNumbers w:val="0"/>
        <w:tabs>
          <w:tab w:val="left" w:pos="720"/>
        </w:tabs>
        <w:spacing w:before="0" w:beforeAutospacing="1" w:after="0" w:afterAutospacing="1"/>
        <w:ind w:left="720"/>
        <w:rPr>
          <w:ins w:id="1534" w:author="Mohamed Asbour Kaba Diakité" w:date="2026-03-07T11:27:28Z"/>
        </w:rPr>
        <w:pPrChange w:id="1533" w:author="Mohamed Asbour Kaba Diakité" w:date="2026-03-07T11:29:07Z">
          <w:pPr>
            <w:keepNext w:val="0"/>
            <w:keepLines w:val="0"/>
            <w:widowControl/>
            <w:numPr>
              <w:ilvl w:val="0"/>
              <w:numId w:val="61"/>
            </w:numPr>
            <w:suppressLineNumbers w:val="0"/>
            <w:spacing w:before="0" w:beforeAutospacing="1" w:after="0" w:afterAutospacing="1"/>
            <w:ind w:left="1440" w:hanging="360"/>
          </w:pPr>
        </w:pPrChange>
      </w:pPr>
      <w:ins w:id="1535" w:author="Mohamed Asbour Kaba Diakité" w:date="2026-03-07T11:27:28Z">
        <w:r>
          <w:rPr/>
          <w:t>extraction de données SAP</w:t>
        </w:r>
      </w:ins>
    </w:p>
    <w:p w14:paraId="489E219D">
      <w:pPr>
        <w:pStyle w:val="9"/>
        <w:keepNext w:val="0"/>
        <w:keepLines w:val="0"/>
        <w:widowControl/>
        <w:suppressLineNumbers w:val="0"/>
        <w:tabs>
          <w:tab w:val="left" w:pos="720"/>
        </w:tabs>
        <w:spacing w:before="0" w:beforeAutospacing="1" w:after="0" w:afterAutospacing="1"/>
        <w:ind w:left="720"/>
        <w:rPr>
          <w:ins w:id="1537" w:author="Mohamed Asbour Kaba Diakité" w:date="2026-03-07T11:27:28Z"/>
        </w:rPr>
        <w:pPrChange w:id="1536" w:author="Mohamed Asbour Kaba Diakité" w:date="2026-03-07T11:29:05Z">
          <w:pPr>
            <w:keepNext w:val="0"/>
            <w:keepLines w:val="0"/>
            <w:widowControl/>
            <w:numPr>
              <w:ilvl w:val="0"/>
              <w:numId w:val="61"/>
            </w:numPr>
            <w:suppressLineNumbers w:val="0"/>
            <w:spacing w:before="0" w:beforeAutospacing="1" w:after="0" w:afterAutospacing="1"/>
            <w:ind w:left="1440" w:hanging="360"/>
          </w:pPr>
        </w:pPrChange>
      </w:pPr>
      <w:ins w:id="1538" w:author="Mohamed Asbour Kaba Diakité" w:date="2026-03-07T11:27:28Z">
        <w:r>
          <w:rPr/>
          <w:t>apprentissage du module MM</w:t>
        </w:r>
      </w:ins>
    </w:p>
    <w:p w14:paraId="5E368076">
      <w:pPr>
        <w:pStyle w:val="9"/>
        <w:keepNext w:val="0"/>
        <w:keepLines w:val="0"/>
        <w:widowControl/>
        <w:suppressLineNumbers w:val="0"/>
        <w:ind w:left="720"/>
        <w:rPr>
          <w:ins w:id="1540" w:author="Mohamed Asbour Kaba Diakité" w:date="2026-03-07T11:27:28Z"/>
        </w:rPr>
        <w:pPrChange w:id="1539" w:author="Mohamed Asbour Kaba Diakité" w:date="2026-03-07T11:29:02Z">
          <w:pPr>
            <w:keepNext w:val="0"/>
            <w:keepLines w:val="0"/>
            <w:widowControl/>
            <w:suppressLineNumbers w:val="0"/>
          </w:pPr>
        </w:pPrChange>
      </w:pPr>
      <w:ins w:id="1541" w:author="Mohamed Asbour Kaba Diakité" w:date="2026-03-07T11:27:28Z">
        <w:r>
          <w:rPr/>
          <w:t>compréhension de l’architecture informatique de l’entreprise</w:t>
        </w:r>
      </w:ins>
    </w:p>
    <w:p w14:paraId="777015A6">
      <w:pPr>
        <w:pStyle w:val="2"/>
        <w:keepNext w:val="0"/>
        <w:keepLines w:val="0"/>
        <w:widowControl/>
        <w:suppressLineNumbers w:val="0"/>
        <w:rPr>
          <w:ins w:id="1542" w:author="Mohamed Asbour Kaba Diakité" w:date="2026-03-07T11:27:28Z"/>
        </w:rPr>
      </w:pPr>
      <w:ins w:id="1543" w:author="Mohamed Asbour Kaba Diakité" w:date="2026-03-07T11:27:28Z">
        <w:r>
          <w:rPr/>
          <w:t>7. Difficultés rencontrées – Semaine 4</w:t>
        </w:r>
      </w:ins>
    </w:p>
    <w:p w14:paraId="1EBE877A">
      <w:pPr>
        <w:pStyle w:val="9"/>
        <w:keepNext w:val="0"/>
        <w:keepLines w:val="0"/>
        <w:widowControl/>
        <w:suppressLineNumbers w:val="0"/>
        <w:tabs>
          <w:tab w:val="left" w:pos="720"/>
        </w:tabs>
        <w:spacing w:before="0" w:beforeAutospacing="1" w:after="0" w:afterAutospacing="1"/>
        <w:ind w:left="1440"/>
        <w:rPr>
          <w:ins w:id="1545" w:author="Mohamed Asbour Kaba Diakité" w:date="2026-03-07T11:27:28Z"/>
        </w:rPr>
        <w:pPrChange w:id="1544" w:author="Mohamed Asbour Kaba Diakité" w:date="2026-03-07T11:28:55Z">
          <w:pPr>
            <w:keepNext w:val="0"/>
            <w:keepLines w:val="0"/>
            <w:widowControl/>
            <w:numPr>
              <w:ilvl w:val="0"/>
              <w:numId w:val="62"/>
            </w:numPr>
            <w:suppressLineNumbers w:val="0"/>
            <w:spacing w:before="0" w:beforeAutospacing="1" w:after="0" w:afterAutospacing="1"/>
            <w:ind w:left="1440" w:hanging="360"/>
          </w:pPr>
        </w:pPrChange>
      </w:pPr>
      <w:ins w:id="1546" w:author="Mohamed Asbour Kaba Diakité" w:date="2026-03-07T11:27:28Z">
        <w:r>
          <w:rPr/>
          <w:t>Plusieurs difficultés ont été rencontrées :</w:t>
        </w:r>
      </w:ins>
    </w:p>
    <w:p w14:paraId="0810A377">
      <w:pPr>
        <w:pStyle w:val="9"/>
        <w:keepNext w:val="0"/>
        <w:keepLines w:val="0"/>
        <w:widowControl/>
        <w:suppressLineNumbers w:val="0"/>
        <w:tabs>
          <w:tab w:val="left" w:pos="720"/>
        </w:tabs>
        <w:spacing w:before="0" w:beforeAutospacing="1" w:after="0" w:afterAutospacing="1"/>
        <w:ind w:left="720"/>
        <w:rPr>
          <w:ins w:id="1548" w:author="Mohamed Asbour Kaba Diakité" w:date="2026-03-07T11:27:28Z"/>
        </w:rPr>
        <w:pPrChange w:id="1547" w:author="Mohamed Asbour Kaba Diakité" w:date="2026-03-07T11:28:53Z">
          <w:pPr>
            <w:keepNext w:val="0"/>
            <w:keepLines w:val="0"/>
            <w:widowControl/>
            <w:numPr>
              <w:ilvl w:val="0"/>
              <w:numId w:val="62"/>
            </w:numPr>
            <w:suppressLineNumbers w:val="0"/>
            <w:spacing w:before="0" w:beforeAutospacing="1" w:after="0" w:afterAutospacing="1"/>
            <w:ind w:left="1440" w:hanging="360"/>
          </w:pPr>
        </w:pPrChange>
      </w:pPr>
      <w:ins w:id="1549" w:author="Mohamed Asbour Kaba Diakité" w:date="2026-03-07T11:27:28Z">
        <w:r>
          <w:rPr/>
          <w:t>Difficulté à automatiser l’analyse de données Excel</w:t>
        </w:r>
      </w:ins>
    </w:p>
    <w:p w14:paraId="480AB180">
      <w:pPr>
        <w:pStyle w:val="9"/>
        <w:keepNext w:val="0"/>
        <w:keepLines w:val="0"/>
        <w:widowControl/>
        <w:suppressLineNumbers w:val="0"/>
        <w:tabs>
          <w:tab w:val="left" w:pos="720"/>
        </w:tabs>
        <w:spacing w:before="0" w:beforeAutospacing="1" w:after="0" w:afterAutospacing="1"/>
        <w:ind w:left="720"/>
        <w:rPr>
          <w:ins w:id="1551" w:author="Mohamed Asbour Kaba Diakité" w:date="2026-03-07T11:27:28Z"/>
        </w:rPr>
        <w:pPrChange w:id="1550" w:author="Mohamed Asbour Kaba Diakité" w:date="2026-03-07T11:28:51Z">
          <w:pPr>
            <w:keepNext w:val="0"/>
            <w:keepLines w:val="0"/>
            <w:widowControl/>
            <w:numPr>
              <w:ilvl w:val="0"/>
              <w:numId w:val="62"/>
            </w:numPr>
            <w:suppressLineNumbers w:val="0"/>
            <w:spacing w:before="0" w:beforeAutospacing="1" w:after="0" w:afterAutospacing="1"/>
            <w:ind w:left="1440" w:hanging="360"/>
          </w:pPr>
        </w:pPrChange>
      </w:pPr>
      <w:ins w:id="1552" w:author="Mohamed Asbour Kaba Diakité" w:date="2026-03-07T11:27:28Z">
        <w:r>
          <w:rPr/>
          <w:t>Complexité de certaines autorisations SAP</w:t>
        </w:r>
      </w:ins>
    </w:p>
    <w:p w14:paraId="1DFD2248">
      <w:pPr>
        <w:pStyle w:val="9"/>
        <w:keepNext w:val="0"/>
        <w:keepLines w:val="0"/>
        <w:widowControl/>
        <w:suppressLineNumbers w:val="0"/>
        <w:tabs>
          <w:tab w:val="left" w:pos="720"/>
        </w:tabs>
        <w:spacing w:before="0" w:beforeAutospacing="1" w:after="0" w:afterAutospacing="1"/>
        <w:ind w:left="720"/>
        <w:rPr>
          <w:ins w:id="1554" w:author="Mohamed Asbour Kaba Diakité" w:date="2026-03-07T11:27:28Z"/>
        </w:rPr>
        <w:pPrChange w:id="1553" w:author="Mohamed Asbour Kaba Diakité" w:date="2026-03-07T11:28:48Z">
          <w:pPr>
            <w:keepNext w:val="0"/>
            <w:keepLines w:val="0"/>
            <w:widowControl/>
            <w:numPr>
              <w:ilvl w:val="0"/>
              <w:numId w:val="62"/>
            </w:numPr>
            <w:suppressLineNumbers w:val="0"/>
            <w:spacing w:before="0" w:beforeAutospacing="1" w:after="0" w:afterAutospacing="1"/>
            <w:ind w:left="1440" w:hanging="360"/>
          </w:pPr>
        </w:pPrChange>
      </w:pPr>
      <w:ins w:id="1555" w:author="Mohamed Asbour Kaba Diakité" w:date="2026-03-07T11:27:28Z">
        <w:r>
          <w:rPr/>
          <w:t>Gestion simultanée de plusieurs tâches techniques</w:t>
        </w:r>
      </w:ins>
    </w:p>
    <w:p w14:paraId="302F8A11">
      <w:pPr>
        <w:pStyle w:val="9"/>
        <w:keepNext w:val="0"/>
        <w:keepLines w:val="0"/>
        <w:widowControl/>
        <w:suppressLineNumbers w:val="0"/>
        <w:rPr>
          <w:ins w:id="1557" w:author="Mohamed Asbour Kaba Diakité" w:date="2026-03-07T11:27:28Z"/>
        </w:rPr>
        <w:pPrChange w:id="1556" w:author="Mohamed Asbour Kaba Diakité" w:date="2026-03-07T11:28:45Z">
          <w:pPr>
            <w:keepNext w:val="0"/>
            <w:keepLines w:val="0"/>
            <w:widowControl/>
            <w:suppressLineNumbers w:val="0"/>
          </w:pPr>
        </w:pPrChange>
      </w:pPr>
      <w:ins w:id="1558" w:author="Mohamed Asbour Kaba Diakité" w:date="2026-03-07T11:27:28Z">
        <w:r>
          <w:rPr/>
          <w:t xml:space="preserve">Ces situations m’ont permis de développer ma </w:t>
        </w:r>
      </w:ins>
      <w:ins w:id="1559" w:author="Mohamed Asbour Kaba Diakité" w:date="2026-03-07T11:27:28Z">
        <w:r>
          <w:rPr>
            <w:rStyle w:val="6"/>
          </w:rPr>
          <w:t>capacité de résolution de problèmes et d’organisation du travail</w:t>
        </w:r>
      </w:ins>
      <w:ins w:id="1560" w:author="Mohamed Asbour Kaba Diakité" w:date="2026-03-07T11:27:28Z">
        <w:r>
          <w:rPr/>
          <w:t>.</w:t>
        </w:r>
      </w:ins>
    </w:p>
    <w:p w14:paraId="64CAD038">
      <w:pPr>
        <w:pStyle w:val="2"/>
        <w:keepNext w:val="0"/>
        <w:keepLines w:val="0"/>
        <w:widowControl/>
        <w:suppressLineNumbers w:val="0"/>
        <w:rPr>
          <w:ins w:id="1561" w:author="Mohamed Asbour Kaba Diakité" w:date="2026-03-07T11:27:28Z"/>
        </w:rPr>
      </w:pPr>
      <w:ins w:id="1562" w:author="Mohamed Asbour Kaba Diakité" w:date="2026-03-07T11:27:28Z">
        <w:r>
          <w:rPr/>
          <w:t>8. Analyse critique – Semaine 4</w:t>
        </w:r>
      </w:ins>
    </w:p>
    <w:p w14:paraId="5D9707C7">
      <w:pPr>
        <w:pStyle w:val="9"/>
        <w:keepNext w:val="0"/>
        <w:keepLines w:val="0"/>
        <w:widowControl/>
        <w:suppressLineNumbers w:val="0"/>
        <w:rPr>
          <w:ins w:id="1563" w:author="Mohamed Asbour Kaba Diakité" w:date="2026-03-07T11:27:28Z"/>
        </w:rPr>
      </w:pPr>
      <w:ins w:id="1564" w:author="Mohamed Asbour Kaba Diakité" w:date="2026-03-07T11:27:28Z">
        <w:r>
          <w:rPr/>
          <w:t>Cette semaine a mis en évidence l’importance de l’intégration des systèmes d’information dans un environnement industriel.</w:t>
        </w:r>
      </w:ins>
    </w:p>
    <w:p w14:paraId="57977D11">
      <w:pPr>
        <w:pStyle w:val="9"/>
        <w:keepNext w:val="0"/>
        <w:keepLines w:val="0"/>
        <w:widowControl/>
        <w:suppressLineNumbers w:val="0"/>
        <w:tabs>
          <w:tab w:val="left" w:pos="720"/>
        </w:tabs>
        <w:spacing w:before="0" w:beforeAutospacing="1" w:after="0" w:afterAutospacing="1"/>
        <w:ind w:left="1440"/>
        <w:rPr>
          <w:ins w:id="1566" w:author="Mohamed Asbour Kaba Diakité" w:date="2026-03-07T11:27:28Z"/>
        </w:rPr>
        <w:pPrChange w:id="1565" w:author="Mohamed Asbour Kaba Diakité" w:date="2026-03-07T11:28:37Z">
          <w:pPr>
            <w:keepNext w:val="0"/>
            <w:keepLines w:val="0"/>
            <w:widowControl/>
            <w:numPr>
              <w:ilvl w:val="0"/>
              <w:numId w:val="63"/>
            </w:numPr>
            <w:suppressLineNumbers w:val="0"/>
            <w:spacing w:before="0" w:beforeAutospacing="1" w:after="0" w:afterAutospacing="1"/>
            <w:ind w:left="1440" w:hanging="360"/>
          </w:pPr>
        </w:pPrChange>
      </w:pPr>
      <w:ins w:id="1567" w:author="Mohamed Asbour Kaba Diakité" w:date="2026-03-07T11:27:28Z">
        <w:r>
          <w:rPr/>
          <w:t>L’utilisation combinée de technologies telles que :</w:t>
        </w:r>
      </w:ins>
    </w:p>
    <w:p w14:paraId="1E5D3EF1">
      <w:pPr>
        <w:pStyle w:val="9"/>
        <w:keepNext w:val="0"/>
        <w:keepLines w:val="0"/>
        <w:widowControl/>
        <w:suppressLineNumbers w:val="0"/>
        <w:tabs>
          <w:tab w:val="left" w:pos="720"/>
        </w:tabs>
        <w:spacing w:before="0" w:beforeAutospacing="1" w:after="0" w:afterAutospacing="1"/>
        <w:ind w:left="720"/>
        <w:rPr>
          <w:ins w:id="1569" w:author="Mohamed Asbour Kaba Diakité" w:date="2026-03-07T11:27:28Z"/>
        </w:rPr>
        <w:pPrChange w:id="1568" w:author="Mohamed Asbour Kaba Diakité" w:date="2026-03-07T11:28:35Z">
          <w:pPr>
            <w:keepNext w:val="0"/>
            <w:keepLines w:val="0"/>
            <w:widowControl/>
            <w:numPr>
              <w:ilvl w:val="0"/>
              <w:numId w:val="63"/>
            </w:numPr>
            <w:suppressLineNumbers w:val="0"/>
            <w:spacing w:before="0" w:beforeAutospacing="1" w:after="0" w:afterAutospacing="1"/>
            <w:ind w:left="1440" w:hanging="360"/>
          </w:pPr>
        </w:pPrChange>
      </w:pPr>
      <w:ins w:id="1570" w:author="Mohamed Asbour Kaba Diakité" w:date="2026-03-07T11:27:28Z">
        <w:r>
          <w:rPr/>
          <w:t>SAP</w:t>
        </w:r>
      </w:ins>
    </w:p>
    <w:p w14:paraId="0EF5E941">
      <w:pPr>
        <w:pStyle w:val="9"/>
        <w:keepNext w:val="0"/>
        <w:keepLines w:val="0"/>
        <w:widowControl/>
        <w:suppressLineNumbers w:val="0"/>
        <w:tabs>
          <w:tab w:val="left" w:pos="720"/>
        </w:tabs>
        <w:spacing w:before="0" w:beforeAutospacing="1" w:after="0" w:afterAutospacing="1"/>
        <w:ind w:left="720"/>
        <w:rPr>
          <w:ins w:id="1572" w:author="Mohamed Asbour Kaba Diakité" w:date="2026-03-07T11:27:28Z"/>
        </w:rPr>
        <w:pPrChange w:id="1571" w:author="Mohamed Asbour Kaba Diakité" w:date="2026-03-07T11:28:32Z">
          <w:pPr>
            <w:keepNext w:val="0"/>
            <w:keepLines w:val="0"/>
            <w:widowControl/>
            <w:numPr>
              <w:ilvl w:val="0"/>
              <w:numId w:val="63"/>
            </w:numPr>
            <w:suppressLineNumbers w:val="0"/>
            <w:spacing w:before="0" w:beforeAutospacing="1" w:after="0" w:afterAutospacing="1"/>
            <w:ind w:left="1440" w:hanging="360"/>
          </w:pPr>
        </w:pPrChange>
      </w:pPr>
      <w:ins w:id="1573" w:author="Mohamed Asbour Kaba Diakité" w:date="2026-03-07T11:27:28Z">
        <w:r>
          <w:rPr/>
          <w:t>Power BI</w:t>
        </w:r>
      </w:ins>
    </w:p>
    <w:p w14:paraId="21288C09">
      <w:pPr>
        <w:pStyle w:val="9"/>
        <w:keepNext w:val="0"/>
        <w:keepLines w:val="0"/>
        <w:widowControl/>
        <w:suppressLineNumbers w:val="0"/>
        <w:tabs>
          <w:tab w:val="left" w:pos="720"/>
        </w:tabs>
        <w:spacing w:before="0" w:beforeAutospacing="1" w:after="0" w:afterAutospacing="1"/>
        <w:ind w:left="720"/>
        <w:rPr>
          <w:ins w:id="1575" w:author="Mohamed Asbour Kaba Diakité" w:date="2026-03-07T11:27:28Z"/>
        </w:rPr>
        <w:pPrChange w:id="1574" w:author="Mohamed Asbour Kaba Diakité" w:date="2026-03-07T11:28:29Z">
          <w:pPr>
            <w:keepNext w:val="0"/>
            <w:keepLines w:val="0"/>
            <w:widowControl/>
            <w:numPr>
              <w:ilvl w:val="0"/>
              <w:numId w:val="63"/>
            </w:numPr>
            <w:suppressLineNumbers w:val="0"/>
            <w:spacing w:before="0" w:beforeAutospacing="1" w:after="0" w:afterAutospacing="1"/>
            <w:ind w:left="1440" w:hanging="360"/>
          </w:pPr>
        </w:pPrChange>
      </w:pPr>
      <w:ins w:id="1576" w:author="Mohamed Asbour Kaba Diakité" w:date="2026-03-07T11:27:28Z">
        <w:r>
          <w:rPr/>
          <w:t>AS400</w:t>
        </w:r>
      </w:ins>
    </w:p>
    <w:p w14:paraId="6151AE7E">
      <w:pPr>
        <w:pStyle w:val="9"/>
        <w:keepNext w:val="0"/>
        <w:keepLines w:val="0"/>
        <w:widowControl/>
        <w:suppressLineNumbers w:val="0"/>
        <w:tabs>
          <w:tab w:val="left" w:pos="720"/>
        </w:tabs>
        <w:spacing w:before="0" w:beforeAutospacing="1" w:after="0" w:afterAutospacing="1"/>
        <w:ind w:left="720"/>
        <w:rPr>
          <w:ins w:id="1578" w:author="Mohamed Asbour Kaba Diakité" w:date="2026-03-07T11:27:28Z"/>
        </w:rPr>
        <w:pPrChange w:id="1577" w:author="Mohamed Asbour Kaba Diakité" w:date="2026-03-07T11:28:26Z">
          <w:pPr>
            <w:keepNext w:val="0"/>
            <w:keepLines w:val="0"/>
            <w:widowControl/>
            <w:numPr>
              <w:ilvl w:val="0"/>
              <w:numId w:val="63"/>
            </w:numPr>
            <w:suppressLineNumbers w:val="0"/>
            <w:spacing w:before="0" w:beforeAutospacing="1" w:after="0" w:afterAutospacing="1"/>
            <w:ind w:left="1440" w:hanging="360"/>
          </w:pPr>
        </w:pPrChange>
      </w:pPr>
      <w:ins w:id="1579" w:author="Mohamed Asbour Kaba Diakité" w:date="2026-03-07T11:27:28Z">
        <w:r>
          <w:rPr/>
          <w:t>SharePoint</w:t>
        </w:r>
      </w:ins>
    </w:p>
    <w:p w14:paraId="648A3EAE">
      <w:pPr>
        <w:pStyle w:val="9"/>
        <w:keepNext w:val="0"/>
        <w:keepLines w:val="0"/>
        <w:widowControl/>
        <w:suppressLineNumbers w:val="0"/>
        <w:tabs>
          <w:tab w:val="left" w:pos="720"/>
        </w:tabs>
        <w:spacing w:before="0" w:beforeAutospacing="1" w:after="0" w:afterAutospacing="1"/>
        <w:ind w:left="720"/>
        <w:rPr>
          <w:ins w:id="1581" w:author="Mohamed Asbour Kaba Diakité" w:date="2026-03-07T11:27:28Z"/>
        </w:rPr>
        <w:pPrChange w:id="1580" w:author="Mohamed Asbour Kaba Diakité" w:date="2026-03-07T11:28:18Z">
          <w:pPr>
            <w:keepNext w:val="0"/>
            <w:keepLines w:val="0"/>
            <w:widowControl/>
            <w:numPr>
              <w:ilvl w:val="0"/>
              <w:numId w:val="63"/>
            </w:numPr>
            <w:suppressLineNumbers w:val="0"/>
            <w:spacing w:before="0" w:beforeAutospacing="1" w:after="0" w:afterAutospacing="1"/>
            <w:ind w:left="1440" w:hanging="360"/>
          </w:pPr>
        </w:pPrChange>
      </w:pPr>
      <w:ins w:id="1582" w:author="Mohamed Asbour Kaba Diakité" w:date="2026-03-07T11:27:28Z">
        <w:r>
          <w:rPr/>
          <w:t>InfoPath</w:t>
        </w:r>
      </w:ins>
    </w:p>
    <w:p w14:paraId="683A0B88">
      <w:pPr>
        <w:pStyle w:val="9"/>
        <w:keepNext w:val="0"/>
        <w:keepLines w:val="0"/>
        <w:widowControl/>
        <w:suppressLineNumbers w:val="0"/>
        <w:rPr>
          <w:ins w:id="1583" w:author="Mohamed Asbour Kaba Diakité" w:date="2026-03-07T11:27:28Z"/>
        </w:rPr>
      </w:pPr>
      <w:ins w:id="1584" w:author="Mohamed Asbour Kaba Diakité" w:date="2026-03-07T11:27:28Z">
        <w:r>
          <w:rPr/>
          <w:t xml:space="preserve">montre que la performance organisationnelle repose sur une </w:t>
        </w:r>
      </w:ins>
      <w:ins w:id="1585" w:author="Mohamed Asbour Kaba Diakité" w:date="2026-03-07T11:27:28Z">
        <w:r>
          <w:rPr>
            <w:rStyle w:val="6"/>
          </w:rPr>
          <w:t>interopérabilité efficace des outils numériques</w:t>
        </w:r>
      </w:ins>
      <w:ins w:id="1586" w:author="Mohamed Asbour Kaba Diakité" w:date="2026-03-07T11:27:28Z">
        <w:r>
          <w:rPr/>
          <w:t>.</w:t>
        </w:r>
      </w:ins>
    </w:p>
    <w:p w14:paraId="33C2B930">
      <w:pPr>
        <w:pStyle w:val="9"/>
        <w:keepNext w:val="0"/>
        <w:keepLines w:val="0"/>
        <w:widowControl/>
        <w:suppressLineNumbers w:val="0"/>
        <w:rPr>
          <w:ins w:id="1588" w:author="Mohamed Asbour Kaba Diakité" w:date="2026-03-07T11:27:28Z"/>
        </w:rPr>
        <w:pPrChange w:id="1587" w:author="Mohamed Asbour Kaba Diakité" w:date="2026-03-07T11:28:23Z">
          <w:pPr>
            <w:keepNext w:val="0"/>
            <w:keepLines w:val="0"/>
            <w:widowControl/>
            <w:suppressLineNumbers w:val="0"/>
          </w:pPr>
        </w:pPrChange>
      </w:pPr>
      <w:ins w:id="1589" w:author="Mohamed Asbour Kaba Diakité" w:date="2026-03-07T11:27:28Z">
        <w:r>
          <w:rPr/>
          <w:t>Elle a également montré que la gestion des données devient un enjeu stratégique, notamment pour l’aide à la décision et le pilotage des activités.</w:t>
        </w:r>
      </w:ins>
    </w:p>
    <w:p w14:paraId="69C68B3B">
      <w:pPr>
        <w:pStyle w:val="2"/>
        <w:keepNext w:val="0"/>
        <w:keepLines w:val="0"/>
        <w:widowControl/>
        <w:suppressLineNumbers w:val="0"/>
        <w:rPr>
          <w:ins w:id="1590" w:author="Mohamed Asbour Kaba Diakité" w:date="2026-03-07T11:27:28Z"/>
        </w:rPr>
      </w:pPr>
      <w:ins w:id="1591" w:author="Mohamed Asbour Kaba Diakité" w:date="2026-03-07T11:27:28Z">
        <w:r>
          <w:rPr/>
          <w:t>10. Développement professionnel</w:t>
        </w:r>
      </w:ins>
    </w:p>
    <w:p w14:paraId="163B5934">
      <w:pPr>
        <w:pStyle w:val="9"/>
        <w:keepNext w:val="0"/>
        <w:keepLines w:val="0"/>
        <w:widowControl/>
        <w:suppressLineNumbers w:val="0"/>
        <w:tabs>
          <w:tab w:val="left" w:pos="720"/>
        </w:tabs>
        <w:spacing w:before="0" w:beforeAutospacing="1" w:after="0" w:afterAutospacing="1"/>
        <w:ind w:left="1440"/>
        <w:rPr>
          <w:ins w:id="1593" w:author="Mohamed Asbour Kaba Diakité" w:date="2026-03-07T11:27:28Z"/>
        </w:rPr>
        <w:pPrChange w:id="1592" w:author="Mohamed Asbour Kaba Diakité" w:date="2026-03-07T11:28:11Z">
          <w:pPr>
            <w:keepNext w:val="0"/>
            <w:keepLines w:val="0"/>
            <w:widowControl/>
            <w:numPr>
              <w:ilvl w:val="0"/>
              <w:numId w:val="64"/>
            </w:numPr>
            <w:suppressLineNumbers w:val="0"/>
            <w:spacing w:before="0" w:beforeAutospacing="1" w:after="0" w:afterAutospacing="1"/>
            <w:ind w:left="1440" w:hanging="360"/>
          </w:pPr>
        </w:pPrChange>
      </w:pPr>
      <w:ins w:id="1594" w:author="Mohamed Asbour Kaba Diakité" w:date="2026-03-07T11:27:28Z">
        <w:r>
          <w:rPr/>
          <w:t>Cette quatrième semaine m’a permis de :</w:t>
        </w:r>
      </w:ins>
    </w:p>
    <w:p w14:paraId="52662956">
      <w:pPr>
        <w:pStyle w:val="9"/>
        <w:keepNext w:val="0"/>
        <w:keepLines w:val="0"/>
        <w:widowControl/>
        <w:suppressLineNumbers w:val="0"/>
        <w:tabs>
          <w:tab w:val="left" w:pos="720"/>
        </w:tabs>
        <w:spacing w:before="0" w:beforeAutospacing="1" w:after="0" w:afterAutospacing="1"/>
        <w:ind w:left="720"/>
        <w:rPr>
          <w:ins w:id="1596" w:author="Mohamed Asbour Kaba Diakité" w:date="2026-03-07T11:27:28Z"/>
        </w:rPr>
        <w:pPrChange w:id="1595" w:author="Mohamed Asbour Kaba Diakité" w:date="2026-03-07T11:28:08Z">
          <w:pPr>
            <w:keepNext w:val="0"/>
            <w:keepLines w:val="0"/>
            <w:widowControl/>
            <w:numPr>
              <w:ilvl w:val="0"/>
              <w:numId w:val="64"/>
            </w:numPr>
            <w:suppressLineNumbers w:val="0"/>
            <w:spacing w:before="0" w:beforeAutospacing="1" w:after="0" w:afterAutospacing="1"/>
            <w:ind w:left="1440" w:hanging="360"/>
          </w:pPr>
        </w:pPrChange>
      </w:pPr>
      <w:ins w:id="1597" w:author="Mohamed Asbour Kaba Diakité" w:date="2026-03-07T11:27:28Z">
        <w:r>
          <w:rPr/>
          <w:t xml:space="preserve">renforcer mes compétences en </w:t>
        </w:r>
      </w:ins>
      <w:ins w:id="1598" w:author="Mohamed Asbour Kaba Diakité" w:date="2026-03-07T11:27:28Z">
        <w:r>
          <w:rPr>
            <w:rStyle w:val="6"/>
          </w:rPr>
          <w:t>SAP MM</w:t>
        </w:r>
      </w:ins>
    </w:p>
    <w:p w14:paraId="285E356B">
      <w:pPr>
        <w:pStyle w:val="9"/>
        <w:keepNext w:val="0"/>
        <w:keepLines w:val="0"/>
        <w:widowControl/>
        <w:suppressLineNumbers w:val="0"/>
        <w:tabs>
          <w:tab w:val="left" w:pos="720"/>
        </w:tabs>
        <w:spacing w:before="0" w:beforeAutospacing="1" w:after="0" w:afterAutospacing="1"/>
        <w:ind w:left="720"/>
        <w:rPr>
          <w:ins w:id="1600" w:author="Mohamed Asbour Kaba Diakité" w:date="2026-03-07T11:27:28Z"/>
        </w:rPr>
        <w:pPrChange w:id="1599" w:author="Mohamed Asbour Kaba Diakité" w:date="2026-03-07T11:28:05Z">
          <w:pPr>
            <w:keepNext w:val="0"/>
            <w:keepLines w:val="0"/>
            <w:widowControl/>
            <w:numPr>
              <w:ilvl w:val="0"/>
              <w:numId w:val="64"/>
            </w:numPr>
            <w:suppressLineNumbers w:val="0"/>
            <w:spacing w:before="0" w:beforeAutospacing="1" w:after="0" w:afterAutospacing="1"/>
            <w:ind w:left="1440" w:hanging="360"/>
          </w:pPr>
        </w:pPrChange>
      </w:pPr>
      <w:ins w:id="1601" w:author="Mohamed Asbour Kaba Diakité" w:date="2026-03-07T11:27:28Z">
        <w:r>
          <w:rPr/>
          <w:t>développer mes capacités d’</w:t>
        </w:r>
      </w:ins>
      <w:ins w:id="1602" w:author="Mohamed Asbour Kaba Diakité" w:date="2026-03-07T11:27:28Z">
        <w:r>
          <w:rPr>
            <w:rStyle w:val="6"/>
          </w:rPr>
          <w:t>analyse de données</w:t>
        </w:r>
      </w:ins>
    </w:p>
    <w:p w14:paraId="56E1E466">
      <w:pPr>
        <w:pStyle w:val="9"/>
        <w:keepNext w:val="0"/>
        <w:keepLines w:val="0"/>
        <w:widowControl/>
        <w:suppressLineNumbers w:val="0"/>
        <w:tabs>
          <w:tab w:val="left" w:pos="720"/>
        </w:tabs>
        <w:spacing w:before="0" w:beforeAutospacing="1" w:after="0" w:afterAutospacing="1"/>
        <w:ind w:left="720"/>
        <w:rPr>
          <w:ins w:id="1604" w:author="Mohamed Asbour Kaba Diakité" w:date="2026-03-07T11:27:28Z"/>
        </w:rPr>
        <w:pPrChange w:id="1603" w:author="Mohamed Asbour Kaba Diakité" w:date="2026-03-07T11:28:02Z">
          <w:pPr>
            <w:keepNext w:val="0"/>
            <w:keepLines w:val="0"/>
            <w:widowControl/>
            <w:numPr>
              <w:ilvl w:val="0"/>
              <w:numId w:val="64"/>
            </w:numPr>
            <w:suppressLineNumbers w:val="0"/>
            <w:spacing w:before="0" w:beforeAutospacing="1" w:after="0" w:afterAutospacing="1"/>
            <w:ind w:left="1440" w:hanging="360"/>
          </w:pPr>
        </w:pPrChange>
      </w:pPr>
      <w:ins w:id="1605" w:author="Mohamed Asbour Kaba Diakité" w:date="2026-03-07T11:27:28Z">
        <w:r>
          <w:rPr/>
          <w:t>mieux comprendre l’</w:t>
        </w:r>
      </w:ins>
      <w:ins w:id="1606" w:author="Mohamed Asbour Kaba Diakité" w:date="2026-03-07T11:27:28Z">
        <w:r>
          <w:rPr>
            <w:rStyle w:val="6"/>
          </w:rPr>
          <w:t>architecture informatique d’une grande entreprise industrielle</w:t>
        </w:r>
      </w:ins>
    </w:p>
    <w:p w14:paraId="0746B2FD">
      <w:pPr>
        <w:pStyle w:val="9"/>
        <w:widowControl/>
        <w:ind w:left="720"/>
        <w:rPr>
          <w:ins w:id="1608" w:author="Mohamed Asbour Kaba Diakité" w:date="2026-03-16T06:43:12Z"/>
          <w:rFonts w:hint="default"/>
          <w:lang w:val="fr-FR"/>
        </w:rPr>
        <w:pPrChange w:id="1607" w:author="Mohamed Asbour Kaba Diakité" w:date="2026-03-16T07:06:33Z">
          <w:pPr/>
        </w:pPrChange>
      </w:pPr>
      <w:ins w:id="1609" w:author="Mohamed Asbour Kaba Diakité" w:date="2026-03-07T11:27:28Z">
        <w:r>
          <w:rPr/>
          <w:t>améliorer ma capacité à travailler sur plusieurs projets simultanément</w:t>
        </w:r>
      </w:ins>
    </w:p>
    <w:p w14:paraId="4B404A4F">
      <w:pPr>
        <w:pStyle w:val="2"/>
        <w:keepNext w:val="0"/>
        <w:keepLines w:val="0"/>
        <w:widowControl/>
        <w:suppressLineNumbers w:val="0"/>
        <w:rPr>
          <w:ins w:id="1610" w:author="Mohamed Asbour Kaba Diakité" w:date="2026-03-16T06:43:41Z"/>
        </w:rPr>
      </w:pPr>
      <w:ins w:id="1611" w:author="Mohamed Asbour Kaba Diakité" w:date="2026-03-16T06:43:41Z">
        <w:r>
          <w:rPr/>
          <w:t>5.10 Cinquième semaine – Administration des systèmes, gestion des accès et analyse de données</w:t>
        </w:r>
      </w:ins>
    </w:p>
    <w:p w14:paraId="54D88868">
      <w:pPr>
        <w:pStyle w:val="3"/>
        <w:keepNext w:val="0"/>
        <w:keepLines w:val="0"/>
        <w:widowControl/>
        <w:suppressLineNumbers w:val="0"/>
        <w:rPr>
          <w:ins w:id="1612" w:author="Mohamed Asbour Kaba Diakité" w:date="2026-03-16T06:43:41Z"/>
        </w:rPr>
      </w:pPr>
      <w:ins w:id="1613" w:author="Mohamed Asbour Kaba Diakité" w:date="2026-03-16T06:43:41Z">
        <w:r>
          <w:rPr/>
          <w:t>5.10.1 Réunion hebdomadaire et suivi des projets (09/03/2026)</w:t>
        </w:r>
      </w:ins>
    </w:p>
    <w:p w14:paraId="056B07BF">
      <w:pPr>
        <w:pStyle w:val="9"/>
        <w:keepNext w:val="0"/>
        <w:keepLines w:val="0"/>
        <w:widowControl/>
        <w:suppressLineNumbers w:val="0"/>
        <w:rPr>
          <w:ins w:id="1614" w:author="Mohamed Asbour Kaba Diakité" w:date="2026-03-16T06:43:41Z"/>
        </w:rPr>
      </w:pPr>
      <w:ins w:id="1615" w:author="Mohamed Asbour Kaba Diakité" w:date="2026-03-16T06:43:41Z">
        <w:r>
          <w:rPr/>
          <w:t>Comme chaque début de semaine, l’équipe a tenu une réunion de coordination afin de faire un point global sur l’état d’avancement des différents projets et sous-projets du département.</w:t>
        </w:r>
      </w:ins>
    </w:p>
    <w:p w14:paraId="713D575C">
      <w:pPr>
        <w:pStyle w:val="9"/>
        <w:keepNext w:val="0"/>
        <w:keepLines w:val="0"/>
        <w:widowControl/>
        <w:suppressLineNumbers w:val="0"/>
        <w:rPr>
          <w:ins w:id="1616" w:author="Mohamed Asbour Kaba Diakité" w:date="2026-03-16T06:43:41Z"/>
        </w:rPr>
      </w:pPr>
      <w:ins w:id="1617" w:author="Mohamed Asbour Kaba Diakité" w:date="2026-03-16T06:43:41Z">
        <w:r>
          <w:rPr/>
          <w:t xml:space="preserve">Au cours de cette réunion, Monsieur Abdoulaye a présenté son travail relatif à la gestion des congés des employés. Il a notamment développé un </w:t>
        </w:r>
      </w:ins>
      <w:ins w:id="1618" w:author="Mohamed Asbour Kaba Diakité" w:date="2026-03-16T06:43:41Z">
        <w:r>
          <w:rPr>
            <w:rStyle w:val="6"/>
          </w:rPr>
          <w:t>rapport Power BI Report Builder</w:t>
        </w:r>
      </w:ins>
      <w:ins w:id="1619" w:author="Mohamed Asbour Kaba Diakité" w:date="2026-03-16T06:43:41Z">
        <w:r>
          <w:rPr/>
          <w:t>, qu’il a conçu depuis la phase de structuration des données jusqu’à la visualisation finale.</w:t>
        </w:r>
      </w:ins>
    </w:p>
    <w:p w14:paraId="415CE846">
      <w:pPr>
        <w:pStyle w:val="9"/>
        <w:keepNext w:val="0"/>
        <w:keepLines w:val="0"/>
        <w:widowControl/>
        <w:suppressLineNumbers w:val="0"/>
        <w:tabs>
          <w:tab w:val="left" w:pos="720"/>
        </w:tabs>
        <w:spacing w:before="0" w:beforeAutospacing="1" w:after="0" w:afterAutospacing="1"/>
        <w:ind w:left="1440"/>
        <w:rPr>
          <w:ins w:id="1621" w:author="Mohamed Asbour Kaba Diakité" w:date="2026-03-16T06:43:41Z"/>
        </w:rPr>
        <w:pPrChange w:id="1620" w:author="Mohamed Asbour Kaba Diakité" w:date="2026-03-16T07:06:24Z">
          <w:pPr>
            <w:keepNext w:val="0"/>
            <w:keepLines w:val="0"/>
            <w:widowControl/>
            <w:numPr>
              <w:ilvl w:val="0"/>
              <w:numId w:val="65"/>
            </w:numPr>
            <w:suppressLineNumbers w:val="0"/>
            <w:spacing w:before="0" w:beforeAutospacing="1" w:after="0" w:afterAutospacing="1"/>
            <w:ind w:left="1440" w:hanging="360"/>
          </w:pPr>
        </w:pPrChange>
      </w:pPr>
      <w:ins w:id="1622" w:author="Mohamed Asbour Kaba Diakité" w:date="2026-03-16T06:43:41Z">
        <w:r>
          <w:rPr/>
          <w:t>Cette présentation a permis de comprendre les différentes étapes de conception d’un rapport décisionnel, notamment :</w:t>
        </w:r>
      </w:ins>
    </w:p>
    <w:p w14:paraId="45D807EE">
      <w:pPr>
        <w:pStyle w:val="9"/>
        <w:keepNext w:val="0"/>
        <w:keepLines w:val="0"/>
        <w:widowControl/>
        <w:suppressLineNumbers w:val="0"/>
        <w:tabs>
          <w:tab w:val="left" w:pos="720"/>
        </w:tabs>
        <w:spacing w:before="0" w:beforeAutospacing="1" w:after="0" w:afterAutospacing="1"/>
        <w:ind w:left="720"/>
        <w:rPr>
          <w:ins w:id="1624" w:author="Mohamed Asbour Kaba Diakité" w:date="2026-03-16T06:43:41Z"/>
        </w:rPr>
        <w:pPrChange w:id="1623" w:author="Mohamed Asbour Kaba Diakité" w:date="2026-03-16T07:06:22Z">
          <w:pPr>
            <w:keepNext w:val="0"/>
            <w:keepLines w:val="0"/>
            <w:widowControl/>
            <w:numPr>
              <w:ilvl w:val="0"/>
              <w:numId w:val="65"/>
            </w:numPr>
            <w:suppressLineNumbers w:val="0"/>
            <w:spacing w:before="0" w:beforeAutospacing="1" w:after="0" w:afterAutospacing="1"/>
            <w:ind w:left="1440" w:hanging="360"/>
          </w:pPr>
        </w:pPrChange>
      </w:pPr>
      <w:ins w:id="1625" w:author="Mohamed Asbour Kaba Diakité" w:date="2026-03-16T06:43:41Z">
        <w:r>
          <w:rPr/>
          <w:t>la collecte et la structuration des données</w:t>
        </w:r>
      </w:ins>
    </w:p>
    <w:p w14:paraId="0E9B0B21">
      <w:pPr>
        <w:pStyle w:val="9"/>
        <w:keepNext w:val="0"/>
        <w:keepLines w:val="0"/>
        <w:widowControl/>
        <w:suppressLineNumbers w:val="0"/>
        <w:tabs>
          <w:tab w:val="left" w:pos="720"/>
        </w:tabs>
        <w:spacing w:before="0" w:beforeAutospacing="1" w:after="0" w:afterAutospacing="1"/>
        <w:ind w:left="720"/>
        <w:rPr>
          <w:ins w:id="1627" w:author="Mohamed Asbour Kaba Diakité" w:date="2026-03-16T06:43:41Z"/>
        </w:rPr>
        <w:pPrChange w:id="1626" w:author="Mohamed Asbour Kaba Diakité" w:date="2026-03-16T07:06:18Z">
          <w:pPr>
            <w:keepNext w:val="0"/>
            <w:keepLines w:val="0"/>
            <w:widowControl/>
            <w:numPr>
              <w:ilvl w:val="0"/>
              <w:numId w:val="65"/>
            </w:numPr>
            <w:suppressLineNumbers w:val="0"/>
            <w:spacing w:before="0" w:beforeAutospacing="1" w:after="0" w:afterAutospacing="1"/>
            <w:ind w:left="1440" w:hanging="360"/>
          </w:pPr>
        </w:pPrChange>
      </w:pPr>
      <w:ins w:id="1628" w:author="Mohamed Asbour Kaba Diakité" w:date="2026-03-16T06:43:41Z">
        <w:r>
          <w:rPr/>
          <w:t>la modélisation des indicateurs</w:t>
        </w:r>
      </w:ins>
    </w:p>
    <w:p w14:paraId="7AC1CB5F">
      <w:pPr>
        <w:pStyle w:val="9"/>
        <w:keepNext w:val="0"/>
        <w:keepLines w:val="0"/>
        <w:widowControl/>
        <w:suppressLineNumbers w:val="0"/>
        <w:ind w:left="720"/>
        <w:rPr>
          <w:ins w:id="1630" w:author="Mohamed Asbour Kaba Diakité" w:date="2026-03-16T06:43:41Z"/>
        </w:rPr>
        <w:pPrChange w:id="1629" w:author="Mohamed Asbour Kaba Diakité" w:date="2026-03-16T07:06:15Z">
          <w:pPr>
            <w:keepNext w:val="0"/>
            <w:keepLines w:val="0"/>
            <w:widowControl/>
            <w:suppressLineNumbers w:val="0"/>
          </w:pPr>
        </w:pPrChange>
      </w:pPr>
      <w:ins w:id="1631" w:author="Mohamed Asbour Kaba Diakité" w:date="2026-03-16T06:43:41Z">
        <w:r>
          <w:rPr/>
          <w:t>la création des visualisations adaptées aux besoins des ressources humaines</w:t>
        </w:r>
      </w:ins>
    </w:p>
    <w:p w14:paraId="67180A59">
      <w:pPr>
        <w:pStyle w:val="3"/>
        <w:keepNext w:val="0"/>
        <w:keepLines w:val="0"/>
        <w:widowControl/>
        <w:suppressLineNumbers w:val="0"/>
        <w:rPr>
          <w:ins w:id="1632" w:author="Mohamed Asbour Kaba Diakité" w:date="2026-03-16T06:43:41Z"/>
        </w:rPr>
      </w:pPr>
      <w:ins w:id="1633" w:author="Mohamed Asbour Kaba Diakité" w:date="2026-03-16T06:43:41Z">
        <w:r>
          <w:rPr/>
          <w:t>5.10.2 Exploration du système AS400 et environnement PUB400 (10/03/2026)</w:t>
        </w:r>
      </w:ins>
    </w:p>
    <w:p w14:paraId="762FEF6F">
      <w:pPr>
        <w:pStyle w:val="9"/>
        <w:keepNext w:val="0"/>
        <w:keepLines w:val="0"/>
        <w:widowControl/>
        <w:suppressLineNumbers w:val="0"/>
        <w:rPr>
          <w:ins w:id="1634" w:author="Mohamed Asbour Kaba Diakité" w:date="2026-03-16T06:43:41Z"/>
        </w:rPr>
      </w:pPr>
      <w:ins w:id="1635" w:author="Mohamed Asbour Kaba Diakité" w:date="2026-03-16T06:43:41Z">
        <w:r>
          <w:rPr/>
          <w:t xml:space="preserve">Cette journée a été consacrée à la poursuite de mes travaux d’extraction de données pour Monsieur Saidou ainsi qu’à l’apprentissage du système </w:t>
        </w:r>
      </w:ins>
      <w:ins w:id="1636" w:author="Mohamed Asbour Kaba Diakité" w:date="2026-03-16T06:43:41Z">
        <w:r>
          <w:rPr>
            <w:rStyle w:val="6"/>
          </w:rPr>
          <w:t>AS400</w:t>
        </w:r>
      </w:ins>
      <w:ins w:id="1637" w:author="Mohamed Asbour Kaba Diakité" w:date="2026-03-16T06:43:41Z">
        <w:r>
          <w:rPr/>
          <w:t>, un composant central de l’architecture informatique de l’entreprise.</w:t>
        </w:r>
      </w:ins>
    </w:p>
    <w:p w14:paraId="2EEC61C8">
      <w:pPr>
        <w:pStyle w:val="9"/>
        <w:keepNext w:val="0"/>
        <w:keepLines w:val="0"/>
        <w:widowControl/>
        <w:suppressLineNumbers w:val="0"/>
        <w:rPr>
          <w:ins w:id="1638" w:author="Mohamed Asbour Kaba Diakité" w:date="2026-03-16T06:43:41Z"/>
        </w:rPr>
      </w:pPr>
      <w:ins w:id="1639" w:author="Mohamed Asbour Kaba Diakité" w:date="2026-03-16T06:43:41Z">
        <w:r>
          <w:rPr/>
          <w:t xml:space="preserve">J’ai notamment utilisé la plateforme </w:t>
        </w:r>
      </w:ins>
      <w:ins w:id="1640" w:author="Mohamed Asbour Kaba Diakité" w:date="2026-03-16T06:43:41Z">
        <w:r>
          <w:rPr>
            <w:rStyle w:val="6"/>
          </w:rPr>
          <w:t>PUB400</w:t>
        </w:r>
      </w:ins>
      <w:ins w:id="1641" w:author="Mohamed Asbour Kaba Diakité" w:date="2026-03-16T06:43:41Z">
        <w:r>
          <w:rPr/>
          <w:t>, qui permet de pratiquer les commandes du système dans un environnement sécurisé.</w:t>
        </w:r>
      </w:ins>
    </w:p>
    <w:p w14:paraId="35121538">
      <w:pPr>
        <w:pStyle w:val="9"/>
        <w:keepNext w:val="0"/>
        <w:keepLines w:val="0"/>
        <w:widowControl/>
        <w:suppressLineNumbers w:val="0"/>
        <w:rPr>
          <w:ins w:id="1642" w:author="Mohamed Asbour Kaba Diakité" w:date="2026-03-16T06:43:41Z"/>
        </w:rPr>
      </w:pPr>
      <w:ins w:id="1643" w:author="Mohamed Asbour Kaba Diakité" w:date="2026-03-16T06:43:41Z">
        <w:r>
          <w:rPr/>
          <w:t>La configuration initiale de cet environnement a représenté un défi technique. Après avoir réussi la configuration, j’ai dû me familiariser avec l’interface basée sur des lignes de commande, similaire à un terminal système.</w:t>
        </w:r>
      </w:ins>
    </w:p>
    <w:p w14:paraId="510AF3AD">
      <w:pPr>
        <w:pStyle w:val="9"/>
        <w:keepNext w:val="0"/>
        <w:keepLines w:val="0"/>
        <w:widowControl/>
        <w:suppressLineNumbers w:val="0"/>
        <w:rPr>
          <w:ins w:id="1644" w:author="Mohamed Asbour Kaba Diakité" w:date="2026-03-16T06:43:41Z"/>
        </w:rPr>
      </w:pPr>
      <w:ins w:id="1645" w:author="Mohamed Asbour Kaba Diakité" w:date="2026-03-16T06:43:41Z">
        <w:r>
          <w:rPr/>
          <w:t>Afin de mieux comprendre cet environnement, j’ai effectué des recherches approfondies et consulté différentes ressources documentaires. J’ai également utilisé des outils d’assistance tels que ChatGPT et Copilot afin d’identifier les documentations pertinentes.</w:t>
        </w:r>
      </w:ins>
    </w:p>
    <w:p w14:paraId="66A7E7CD">
      <w:pPr>
        <w:pStyle w:val="9"/>
        <w:keepNext w:val="0"/>
        <w:keepLines w:val="0"/>
        <w:widowControl/>
        <w:suppressLineNumbers w:val="0"/>
        <w:rPr>
          <w:ins w:id="1646" w:author="Mohamed Asbour Kaba Diakité" w:date="2026-03-16T06:43:41Z"/>
        </w:rPr>
      </w:pPr>
      <w:ins w:id="1647" w:author="Mohamed Asbour Kaba Diakité" w:date="2026-03-16T06:43:41Z">
        <w:r>
          <w:rPr/>
          <w:t xml:space="preserve">À l’issue de ces recherches, j’ai rédigé une </w:t>
        </w:r>
      </w:ins>
      <w:ins w:id="1648" w:author="Mohamed Asbour Kaba Diakité" w:date="2026-03-16T06:43:41Z">
        <w:r>
          <w:rPr>
            <w:rStyle w:val="6"/>
          </w:rPr>
          <w:t>documentation personnelle sur l’utilisation de PUB400 et les bases du système AS400</w:t>
        </w:r>
      </w:ins>
      <w:ins w:id="1649" w:author="Mohamed Asbour Kaba Diakité" w:date="2026-03-16T06:43:41Z">
        <w:r>
          <w:rPr/>
          <w:t>, ce qui m’a permis de consolider mes connaissances sur cet environnement.</w:t>
        </w:r>
      </w:ins>
    </w:p>
    <w:p w14:paraId="3BD570CC">
      <w:pPr>
        <w:pStyle w:val="9"/>
        <w:keepNext w:val="0"/>
        <w:keepLines w:val="0"/>
        <w:widowControl/>
        <w:suppressLineNumbers w:val="0"/>
        <w:rPr>
          <w:ins w:id="1651" w:author="Mohamed Asbour Kaba Diakité" w:date="2026-03-16T06:43:41Z"/>
        </w:rPr>
        <w:pPrChange w:id="1650" w:author="Mohamed Asbour Kaba Diakité" w:date="2026-03-16T07:06:04Z">
          <w:pPr>
            <w:keepNext w:val="0"/>
            <w:keepLines w:val="0"/>
            <w:widowControl/>
            <w:suppressLineNumbers w:val="0"/>
          </w:pPr>
        </w:pPrChange>
      </w:pPr>
      <w:ins w:id="1652" w:author="Mohamed Asbour Kaba Diakité" w:date="2026-03-16T06:43:41Z">
        <w:r>
          <w:rPr/>
          <w:t>Cette expérience a été particulièrement enrichissante, car elle m’a permis de découvrir un système d’administration informatique complexe utilisé pour gérer plusieurs applications critiques de l’entreprise.</w:t>
        </w:r>
      </w:ins>
    </w:p>
    <w:p w14:paraId="0B101C66">
      <w:pPr>
        <w:pStyle w:val="3"/>
        <w:keepNext w:val="0"/>
        <w:keepLines w:val="0"/>
        <w:widowControl/>
        <w:suppressLineNumbers w:val="0"/>
        <w:rPr>
          <w:ins w:id="1653" w:author="Mohamed Asbour Kaba Diakité" w:date="2026-03-16T06:43:41Z"/>
        </w:rPr>
      </w:pPr>
      <w:ins w:id="1654" w:author="Mohamed Asbour Kaba Diakité" w:date="2026-03-16T06:43:41Z">
        <w:r>
          <w:rPr/>
          <w:t>5.10.3 Attribution de nouvelles responsabilités – Gestion des mots de passe SAP</w:t>
        </w:r>
      </w:ins>
    </w:p>
    <w:p w14:paraId="4277482B">
      <w:pPr>
        <w:pStyle w:val="9"/>
        <w:keepNext w:val="0"/>
        <w:keepLines w:val="0"/>
        <w:widowControl/>
        <w:suppressLineNumbers w:val="0"/>
        <w:rPr>
          <w:ins w:id="1655" w:author="Mohamed Asbour Kaba Diakité" w:date="2026-03-16T06:43:41Z"/>
        </w:rPr>
      </w:pPr>
      <w:ins w:id="1656" w:author="Mohamed Asbour Kaba Diakité" w:date="2026-03-16T06:43:41Z">
        <w:r>
          <w:rPr/>
          <w:t xml:space="preserve">Au cours de cette semaine, mon collègue stagiaire et moi avons reçu une nouvelle responsabilité : la </w:t>
        </w:r>
      </w:ins>
      <w:ins w:id="1657" w:author="Mohamed Asbour Kaba Diakité" w:date="2026-03-16T06:43:41Z">
        <w:r>
          <w:rPr>
            <w:rStyle w:val="6"/>
          </w:rPr>
          <w:t>gestion du renouvellement des mots de passe des utilisateurs SAP</w:t>
        </w:r>
      </w:ins>
      <w:ins w:id="1658" w:author="Mohamed Asbour Kaba Diakité" w:date="2026-03-16T06:43:41Z">
        <w:r>
          <w:rPr/>
          <w:t>.</w:t>
        </w:r>
      </w:ins>
    </w:p>
    <w:p w14:paraId="55A99040">
      <w:pPr>
        <w:pStyle w:val="9"/>
        <w:keepNext w:val="0"/>
        <w:keepLines w:val="0"/>
        <w:widowControl/>
        <w:suppressLineNumbers w:val="0"/>
        <w:tabs>
          <w:tab w:val="left" w:pos="720"/>
        </w:tabs>
        <w:spacing w:before="0" w:beforeAutospacing="1" w:after="0" w:afterAutospacing="1"/>
        <w:ind w:left="1440"/>
        <w:rPr>
          <w:ins w:id="1660" w:author="Mohamed Asbour Kaba Diakité" w:date="2026-03-16T06:43:41Z"/>
        </w:rPr>
        <w:pPrChange w:id="1659" w:author="Mohamed Asbour Kaba Diakité" w:date="2026-03-16T07:05:57Z">
          <w:pPr>
            <w:keepNext w:val="0"/>
            <w:keepLines w:val="0"/>
            <w:widowControl/>
            <w:numPr>
              <w:ilvl w:val="0"/>
              <w:numId w:val="66"/>
            </w:numPr>
            <w:suppressLineNumbers w:val="0"/>
            <w:spacing w:before="0" w:beforeAutospacing="1" w:after="0" w:afterAutospacing="1"/>
            <w:ind w:left="1440" w:hanging="360"/>
          </w:pPr>
        </w:pPrChange>
      </w:pPr>
      <w:ins w:id="1661" w:author="Mohamed Asbour Kaba Diakité" w:date="2026-03-16T06:43:41Z">
        <w:r>
          <w:rPr/>
          <w:t>Cette tâche consiste à :</w:t>
        </w:r>
      </w:ins>
    </w:p>
    <w:p w14:paraId="331CF905">
      <w:pPr>
        <w:pStyle w:val="9"/>
        <w:keepNext w:val="0"/>
        <w:keepLines w:val="0"/>
        <w:widowControl/>
        <w:suppressLineNumbers w:val="0"/>
        <w:tabs>
          <w:tab w:val="left" w:pos="720"/>
        </w:tabs>
        <w:spacing w:before="0" w:beforeAutospacing="1" w:after="0" w:afterAutospacing="1"/>
        <w:ind w:left="720"/>
        <w:rPr>
          <w:ins w:id="1663" w:author="Mohamed Asbour Kaba Diakité" w:date="2026-03-16T06:43:41Z"/>
        </w:rPr>
        <w:pPrChange w:id="1662" w:author="Mohamed Asbour Kaba Diakité" w:date="2026-03-16T07:05:54Z">
          <w:pPr>
            <w:keepNext w:val="0"/>
            <w:keepLines w:val="0"/>
            <w:widowControl/>
            <w:numPr>
              <w:ilvl w:val="0"/>
              <w:numId w:val="66"/>
            </w:numPr>
            <w:suppressLineNumbers w:val="0"/>
            <w:spacing w:before="0" w:beforeAutospacing="1" w:after="0" w:afterAutospacing="1"/>
            <w:ind w:left="1440" w:hanging="360"/>
          </w:pPr>
        </w:pPrChange>
      </w:pPr>
      <w:ins w:id="1664" w:author="Mohamed Asbour Kaba Diakité" w:date="2026-03-16T06:43:41Z">
        <w:r>
          <w:rPr/>
          <w:t>vérifier l’identité de l’utilisateur</w:t>
        </w:r>
      </w:ins>
    </w:p>
    <w:p w14:paraId="18231496">
      <w:pPr>
        <w:pStyle w:val="9"/>
        <w:keepNext w:val="0"/>
        <w:keepLines w:val="0"/>
        <w:widowControl/>
        <w:suppressLineNumbers w:val="0"/>
        <w:tabs>
          <w:tab w:val="left" w:pos="720"/>
        </w:tabs>
        <w:spacing w:before="0" w:beforeAutospacing="1" w:after="0" w:afterAutospacing="1"/>
        <w:ind w:left="720"/>
        <w:rPr>
          <w:ins w:id="1666" w:author="Mohamed Asbour Kaba Diakité" w:date="2026-03-16T06:43:41Z"/>
        </w:rPr>
        <w:pPrChange w:id="1665" w:author="Mohamed Asbour Kaba Diakité" w:date="2026-03-16T07:05:49Z">
          <w:pPr>
            <w:keepNext w:val="0"/>
            <w:keepLines w:val="0"/>
            <w:widowControl/>
            <w:numPr>
              <w:ilvl w:val="0"/>
              <w:numId w:val="66"/>
            </w:numPr>
            <w:suppressLineNumbers w:val="0"/>
            <w:spacing w:before="0" w:beforeAutospacing="1" w:after="0" w:afterAutospacing="1"/>
            <w:ind w:left="1440" w:hanging="360"/>
          </w:pPr>
        </w:pPrChange>
      </w:pPr>
      <w:ins w:id="1667" w:author="Mohamed Asbour Kaba Diakité" w:date="2026-03-16T06:43:41Z">
        <w:r>
          <w:rPr/>
          <w:t>appliquer la procédure de réinitialisation</w:t>
        </w:r>
      </w:ins>
    </w:p>
    <w:p w14:paraId="5594AF7E">
      <w:pPr>
        <w:pStyle w:val="9"/>
        <w:keepNext w:val="0"/>
        <w:keepLines w:val="0"/>
        <w:widowControl/>
        <w:suppressLineNumbers w:val="0"/>
        <w:tabs>
          <w:tab w:val="left" w:pos="720"/>
        </w:tabs>
        <w:spacing w:before="0" w:beforeAutospacing="1" w:after="0" w:afterAutospacing="1"/>
        <w:ind w:left="720"/>
        <w:rPr>
          <w:ins w:id="1669" w:author="Mohamed Asbour Kaba Diakité" w:date="2026-03-16T06:43:41Z"/>
        </w:rPr>
        <w:pPrChange w:id="1668" w:author="Mohamed Asbour Kaba Diakité" w:date="2026-03-16T07:05:45Z">
          <w:pPr>
            <w:keepNext w:val="0"/>
            <w:keepLines w:val="0"/>
            <w:widowControl/>
            <w:numPr>
              <w:ilvl w:val="0"/>
              <w:numId w:val="66"/>
            </w:numPr>
            <w:suppressLineNumbers w:val="0"/>
            <w:spacing w:before="0" w:beforeAutospacing="1" w:after="0" w:afterAutospacing="1"/>
            <w:ind w:left="1440" w:hanging="360"/>
          </w:pPr>
        </w:pPrChange>
      </w:pPr>
      <w:ins w:id="1670" w:author="Mohamed Asbour Kaba Diakité" w:date="2026-03-16T06:43:41Z">
        <w:r>
          <w:rPr/>
          <w:t>accompagner l’utilisateur dans la configuration du nouveau mot de passe</w:t>
        </w:r>
      </w:ins>
    </w:p>
    <w:p w14:paraId="5D056D87">
      <w:pPr>
        <w:pStyle w:val="9"/>
        <w:keepNext w:val="0"/>
        <w:keepLines w:val="0"/>
        <w:widowControl/>
        <w:suppressLineNumbers w:val="0"/>
        <w:rPr>
          <w:ins w:id="1671" w:author="Mohamed Asbour Kaba Diakité" w:date="2026-03-16T06:43:41Z"/>
        </w:rPr>
      </w:pPr>
      <w:ins w:id="1672" w:author="Mohamed Asbour Kaba Diakité" w:date="2026-03-16T06:43:41Z">
        <w:r>
          <w:rPr/>
          <w:t>Une procédure détaillée nous a été fournie afin de garantir la conformité et la sécurité du processus.</w:t>
        </w:r>
      </w:ins>
    </w:p>
    <w:p w14:paraId="07113F7E">
      <w:pPr>
        <w:pStyle w:val="9"/>
        <w:keepNext w:val="0"/>
        <w:keepLines w:val="0"/>
        <w:widowControl/>
        <w:suppressLineNumbers w:val="0"/>
        <w:rPr>
          <w:ins w:id="1674" w:author="Mohamed Asbour Kaba Diakité" w:date="2026-03-16T06:43:41Z"/>
        </w:rPr>
        <w:pPrChange w:id="1673" w:author="Mohamed Asbour Kaba Diakité" w:date="2026-03-16T07:05:41Z">
          <w:pPr>
            <w:keepNext w:val="0"/>
            <w:keepLines w:val="0"/>
            <w:widowControl/>
            <w:suppressLineNumbers w:val="0"/>
          </w:pPr>
        </w:pPrChange>
      </w:pPr>
      <w:ins w:id="1675" w:author="Mohamed Asbour Kaba Diakité" w:date="2026-03-16T06:43:41Z">
        <w:r>
          <w:rPr/>
          <w:t>Cette responsabilité constitue une marque de confiance de la part de l’équipe et démontre notre progression dans la compréhension des systèmes internes.</w:t>
        </w:r>
      </w:ins>
    </w:p>
    <w:p w14:paraId="794C1B3B">
      <w:pPr>
        <w:pStyle w:val="3"/>
        <w:keepNext w:val="0"/>
        <w:keepLines w:val="0"/>
        <w:widowControl/>
        <w:suppressLineNumbers w:val="0"/>
        <w:rPr>
          <w:ins w:id="1676" w:author="Mohamed Asbour Kaba Diakité" w:date="2026-03-16T06:43:41Z"/>
        </w:rPr>
      </w:pPr>
      <w:ins w:id="1677" w:author="Mohamed Asbour Kaba Diakité" w:date="2026-03-16T06:43:41Z">
        <w:r>
          <w:rPr/>
          <w:t>5.10.4 Difficultés rencontrées lors du renouvellement des mots de passe (11/03/2026)</w:t>
        </w:r>
      </w:ins>
    </w:p>
    <w:p w14:paraId="5743DE4E">
      <w:pPr>
        <w:pStyle w:val="9"/>
        <w:keepNext w:val="0"/>
        <w:keepLines w:val="0"/>
        <w:widowControl/>
        <w:suppressLineNumbers w:val="0"/>
        <w:rPr>
          <w:ins w:id="1678" w:author="Mohamed Asbour Kaba Diakité" w:date="2026-03-16T06:43:41Z"/>
        </w:rPr>
      </w:pPr>
      <w:ins w:id="1679" w:author="Mohamed Asbour Kaba Diakité" w:date="2026-03-16T06:43:41Z">
        <w:r>
          <w:rPr/>
          <w:t xml:space="preserve">Lors de l’exécution de cette tâche, j’ai rencontré une difficulté liée à la </w:t>
        </w:r>
      </w:ins>
      <w:ins w:id="1680" w:author="Mohamed Asbour Kaba Diakité" w:date="2026-03-16T06:43:41Z">
        <w:r>
          <w:rPr>
            <w:rStyle w:val="6"/>
          </w:rPr>
          <w:t>cohérence des informations utilisateur</w:t>
        </w:r>
      </w:ins>
      <w:ins w:id="1681" w:author="Mohamed Asbour Kaba Diakité" w:date="2026-03-16T06:43:41Z">
        <w:r>
          <w:rPr/>
          <w:t>.</w:t>
        </w:r>
      </w:ins>
    </w:p>
    <w:p w14:paraId="528ADBB9">
      <w:pPr>
        <w:pStyle w:val="9"/>
        <w:keepNext w:val="0"/>
        <w:keepLines w:val="0"/>
        <w:widowControl/>
        <w:suppressLineNumbers w:val="0"/>
        <w:rPr>
          <w:ins w:id="1682" w:author="Mohamed Asbour Kaba Diakité" w:date="2026-03-16T06:43:41Z"/>
        </w:rPr>
      </w:pPr>
      <w:ins w:id="1683" w:author="Mohamed Asbour Kaba Diakité" w:date="2026-03-16T06:43:41Z">
        <w:r>
          <w:rPr/>
          <w:t xml:space="preserve">En effet, les informations personnelles associées au compte SAP ne correspondaient pas exactement aux données configurées dans l’environnement </w:t>
        </w:r>
      </w:ins>
      <w:ins w:id="1684" w:author="Mohamed Asbour Kaba Diakité" w:date="2026-03-16T06:43:41Z">
        <w:r>
          <w:rPr>
            <w:rStyle w:val="6"/>
          </w:rPr>
          <w:t>SAP ECP</w:t>
        </w:r>
      </w:ins>
      <w:ins w:id="1685" w:author="Mohamed Asbour Kaba Diakité" w:date="2026-03-16T06:43:41Z">
        <w:r>
          <w:rPr/>
          <w:t>, ce qui empêchait la validation du nouveau mot de passe.</w:t>
        </w:r>
      </w:ins>
    </w:p>
    <w:p w14:paraId="2D14179A">
      <w:pPr>
        <w:pStyle w:val="9"/>
        <w:keepNext w:val="0"/>
        <w:keepLines w:val="0"/>
        <w:widowControl/>
        <w:suppressLineNumbers w:val="0"/>
        <w:rPr>
          <w:ins w:id="1686" w:author="Mohamed Asbour Kaba Diakité" w:date="2026-03-16T06:43:41Z"/>
        </w:rPr>
      </w:pPr>
      <w:ins w:id="1687" w:author="Mohamed Asbour Kaba Diakité" w:date="2026-03-16T06:43:41Z">
        <w:r>
          <w:rPr/>
          <w:t xml:space="preserve">Après analyse, j’ai compris que le problème provenait d’un </w:t>
        </w:r>
      </w:ins>
      <w:ins w:id="1688" w:author="Mohamed Asbour Kaba Diakité" w:date="2026-03-16T06:43:41Z">
        <w:r>
          <w:rPr>
            <w:rStyle w:val="6"/>
          </w:rPr>
          <w:t>désalignement entre les données d’identité du système et les informations saisies lors de la procédure</w:t>
        </w:r>
      </w:ins>
      <w:ins w:id="1689" w:author="Mohamed Asbour Kaba Diakité" w:date="2026-03-16T06:43:41Z">
        <w:r>
          <w:rPr/>
          <w:t>.</w:t>
        </w:r>
      </w:ins>
    </w:p>
    <w:p w14:paraId="0DB886F0">
      <w:pPr>
        <w:pStyle w:val="9"/>
        <w:keepNext w:val="0"/>
        <w:keepLines w:val="0"/>
        <w:widowControl/>
        <w:suppressLineNumbers w:val="0"/>
        <w:rPr>
          <w:ins w:id="1691" w:author="Mohamed Asbour Kaba Diakité" w:date="2026-03-16T06:43:41Z"/>
        </w:rPr>
        <w:pPrChange w:id="1690" w:author="Mohamed Asbour Kaba Diakité" w:date="2026-03-16T07:05:33Z">
          <w:pPr>
            <w:keepNext w:val="0"/>
            <w:keepLines w:val="0"/>
            <w:widowControl/>
            <w:suppressLineNumbers w:val="0"/>
          </w:pPr>
        </w:pPrChange>
      </w:pPr>
      <w:ins w:id="1692" w:author="Mohamed Asbour Kaba Diakité" w:date="2026-03-16T06:43:41Z">
        <w:r>
          <w:rPr/>
          <w:t>Cette situation m’a permis de mieux comprendre l’importance de la cohérence des données dans la gestion des identités numériques.</w:t>
        </w:r>
      </w:ins>
    </w:p>
    <w:p w14:paraId="37DDEFC6">
      <w:pPr>
        <w:pStyle w:val="3"/>
        <w:keepNext w:val="0"/>
        <w:keepLines w:val="0"/>
        <w:widowControl/>
        <w:suppressLineNumbers w:val="0"/>
        <w:rPr>
          <w:ins w:id="1693" w:author="Mohamed Asbour Kaba Diakité" w:date="2026-03-16T06:43:41Z"/>
        </w:rPr>
      </w:pPr>
      <w:ins w:id="1694" w:author="Mohamed Asbour Kaba Diakité" w:date="2026-03-16T06:43:41Z">
        <w:r>
          <w:rPr/>
          <w:t>5.10.5 Nettoyage et traitement de données bancaires (12/03/2026)</w:t>
        </w:r>
      </w:ins>
    </w:p>
    <w:p w14:paraId="2113BFDD">
      <w:pPr>
        <w:pStyle w:val="9"/>
        <w:keepNext w:val="0"/>
        <w:keepLines w:val="0"/>
        <w:widowControl/>
        <w:suppressLineNumbers w:val="0"/>
        <w:rPr>
          <w:ins w:id="1695" w:author="Mohamed Asbour Kaba Diakité" w:date="2026-03-16T06:43:41Z"/>
        </w:rPr>
      </w:pPr>
      <w:ins w:id="1696" w:author="Mohamed Asbour Kaba Diakité" w:date="2026-03-16T06:43:41Z">
        <w:r>
          <w:rPr/>
          <w:t>Nous avons assisté le département comptable dans une opération de nettoyage de données relatives aux informations bancaires des employés.</w:t>
        </w:r>
      </w:ins>
    </w:p>
    <w:p w14:paraId="1CC63C4B">
      <w:pPr>
        <w:pStyle w:val="9"/>
        <w:keepNext w:val="0"/>
        <w:keepLines w:val="0"/>
        <w:widowControl/>
        <w:suppressLineNumbers w:val="0"/>
        <w:tabs>
          <w:tab w:val="left" w:pos="720"/>
        </w:tabs>
        <w:spacing w:before="0" w:beforeAutospacing="1" w:after="0" w:afterAutospacing="1"/>
        <w:ind w:left="1440"/>
        <w:rPr>
          <w:ins w:id="1698" w:author="Mohamed Asbour Kaba Diakité" w:date="2026-03-16T06:43:41Z"/>
        </w:rPr>
        <w:pPrChange w:id="1697" w:author="Mohamed Asbour Kaba Diakité" w:date="2026-03-16T07:05:27Z">
          <w:pPr>
            <w:keepNext w:val="0"/>
            <w:keepLines w:val="0"/>
            <w:widowControl/>
            <w:numPr>
              <w:ilvl w:val="0"/>
              <w:numId w:val="67"/>
            </w:numPr>
            <w:suppressLineNumbers w:val="0"/>
            <w:spacing w:before="0" w:beforeAutospacing="1" w:after="0" w:afterAutospacing="1"/>
            <w:ind w:left="1440" w:hanging="360"/>
          </w:pPr>
        </w:pPrChange>
      </w:pPr>
      <w:ins w:id="1699" w:author="Mohamed Asbour Kaba Diakité" w:date="2026-03-16T06:43:41Z">
        <w:r>
          <w:rPr/>
          <w:t>Les tables SAP utilisées étaient :</w:t>
        </w:r>
      </w:ins>
    </w:p>
    <w:p w14:paraId="108954CD">
      <w:pPr>
        <w:pStyle w:val="9"/>
        <w:keepNext w:val="0"/>
        <w:keepLines w:val="0"/>
        <w:widowControl/>
        <w:suppressLineNumbers w:val="0"/>
        <w:tabs>
          <w:tab w:val="left" w:pos="720"/>
        </w:tabs>
        <w:spacing w:before="0" w:beforeAutospacing="1" w:after="0" w:afterAutospacing="1"/>
        <w:ind w:left="720"/>
        <w:rPr>
          <w:ins w:id="1701" w:author="Mohamed Asbour Kaba Diakité" w:date="2026-03-16T06:43:41Z"/>
        </w:rPr>
        <w:pPrChange w:id="1700" w:author="Mohamed Asbour Kaba Diakité" w:date="2026-03-16T07:05:24Z">
          <w:pPr>
            <w:keepNext w:val="0"/>
            <w:keepLines w:val="0"/>
            <w:widowControl/>
            <w:numPr>
              <w:ilvl w:val="0"/>
              <w:numId w:val="67"/>
            </w:numPr>
            <w:suppressLineNumbers w:val="0"/>
            <w:spacing w:before="0" w:beforeAutospacing="1" w:after="0" w:afterAutospacing="1"/>
            <w:ind w:left="1440" w:hanging="360"/>
          </w:pPr>
        </w:pPrChange>
      </w:pPr>
      <w:ins w:id="1702" w:author="Mohamed Asbour Kaba Diakité" w:date="2026-03-16T06:43:41Z">
        <w:r>
          <w:rPr>
            <w:rStyle w:val="6"/>
          </w:rPr>
          <w:t>PA0009</w:t>
        </w:r>
      </w:ins>
      <w:ins w:id="1703" w:author="Mohamed Asbour Kaba Diakité" w:date="2026-03-16T06:43:41Z">
        <w:r>
          <w:rPr/>
          <w:t xml:space="preserve"> : données bancaires des employés</w:t>
        </w:r>
      </w:ins>
    </w:p>
    <w:p w14:paraId="31DEA1AB">
      <w:pPr>
        <w:pStyle w:val="9"/>
        <w:keepNext w:val="0"/>
        <w:keepLines w:val="0"/>
        <w:widowControl/>
        <w:suppressLineNumbers w:val="0"/>
        <w:tabs>
          <w:tab w:val="left" w:pos="720"/>
        </w:tabs>
        <w:spacing w:before="0" w:beforeAutospacing="1" w:after="0" w:afterAutospacing="1"/>
        <w:ind w:left="720"/>
        <w:rPr>
          <w:ins w:id="1705" w:author="Mohamed Asbour Kaba Diakité" w:date="2026-03-16T06:43:41Z"/>
        </w:rPr>
        <w:pPrChange w:id="1704" w:author="Mohamed Asbour Kaba Diakité" w:date="2026-03-16T07:05:21Z">
          <w:pPr>
            <w:keepNext w:val="0"/>
            <w:keepLines w:val="0"/>
            <w:widowControl/>
            <w:numPr>
              <w:ilvl w:val="0"/>
              <w:numId w:val="67"/>
            </w:numPr>
            <w:suppressLineNumbers w:val="0"/>
            <w:spacing w:before="0" w:beforeAutospacing="1" w:after="0" w:afterAutospacing="1"/>
            <w:ind w:left="1440" w:hanging="360"/>
          </w:pPr>
        </w:pPrChange>
      </w:pPr>
      <w:ins w:id="1706" w:author="Mohamed Asbour Kaba Diakité" w:date="2026-03-16T06:43:41Z">
        <w:r>
          <w:rPr>
            <w:rStyle w:val="6"/>
          </w:rPr>
          <w:t>BNKA</w:t>
        </w:r>
      </w:ins>
      <w:ins w:id="1707" w:author="Mohamed Asbour Kaba Diakité" w:date="2026-03-16T06:43:41Z">
        <w:r>
          <w:rPr/>
          <w:t xml:space="preserve"> : informations relatives aux institutions bancaires</w:t>
        </w:r>
      </w:ins>
    </w:p>
    <w:p w14:paraId="06D8CE11">
      <w:pPr>
        <w:pStyle w:val="9"/>
        <w:keepNext w:val="0"/>
        <w:keepLines w:val="0"/>
        <w:widowControl/>
        <w:suppressLineNumbers w:val="0"/>
        <w:rPr>
          <w:ins w:id="1708" w:author="Mohamed Asbour Kaba Diakité" w:date="2026-03-16T06:43:41Z"/>
        </w:rPr>
      </w:pPr>
      <w:ins w:id="1709" w:author="Mohamed Asbour Kaba Diakité" w:date="2026-03-16T06:43:41Z">
        <w:r>
          <w:rPr/>
          <w:t>L’objectif était d’aligner correctement les employés avec les banques où leurs comptes sont domiciliés.</w:t>
        </w:r>
      </w:ins>
    </w:p>
    <w:p w14:paraId="1EE3756D">
      <w:pPr>
        <w:pStyle w:val="9"/>
        <w:keepNext w:val="0"/>
        <w:keepLines w:val="0"/>
        <w:widowControl/>
        <w:suppressLineNumbers w:val="0"/>
        <w:rPr>
          <w:ins w:id="1710" w:author="Mohamed Asbour Kaba Diakité" w:date="2026-03-16T06:43:41Z"/>
        </w:rPr>
      </w:pPr>
      <w:ins w:id="1711" w:author="Mohamed Asbour Kaba Diakité" w:date="2026-03-16T06:43:41Z">
        <w:r>
          <w:rPr/>
          <w:t xml:space="preserve">Au cours de cette activité, nous avons également rencontré un problème technique avec un rapport développé par Monsieur Abdoulaye dans </w:t>
        </w:r>
      </w:ins>
      <w:ins w:id="1712" w:author="Mohamed Asbour Kaba Diakité" w:date="2026-03-16T06:43:41Z">
        <w:r>
          <w:rPr>
            <w:rStyle w:val="6"/>
          </w:rPr>
          <w:t>Power BI Report Builder</w:t>
        </w:r>
      </w:ins>
      <w:ins w:id="1713" w:author="Mohamed Asbour Kaba Diakité" w:date="2026-03-16T06:43:41Z">
        <w:r>
          <w:rPr/>
          <w:t xml:space="preserve">. Le programme ne s’exécutait pas correctement sur certains postes utilisateurs, malgré sa publication sur </w:t>
        </w:r>
      </w:ins>
      <w:ins w:id="1714" w:author="Mohamed Asbour Kaba Diakité" w:date="2026-03-16T06:43:41Z">
        <w:r>
          <w:rPr>
            <w:rStyle w:val="6"/>
          </w:rPr>
          <w:t>SharePoint</w:t>
        </w:r>
      </w:ins>
      <w:ins w:id="1715" w:author="Mohamed Asbour Kaba Diakité" w:date="2026-03-16T06:43:41Z">
        <w:r>
          <w:rPr/>
          <w:t>.</w:t>
        </w:r>
      </w:ins>
    </w:p>
    <w:p w14:paraId="23027A8E">
      <w:pPr>
        <w:pStyle w:val="9"/>
        <w:keepNext w:val="0"/>
        <w:keepLines w:val="0"/>
        <w:widowControl/>
        <w:suppressLineNumbers w:val="0"/>
        <w:rPr>
          <w:ins w:id="1717" w:author="Mohamed Asbour Kaba Diakité" w:date="2026-03-16T06:43:41Z"/>
        </w:rPr>
        <w:pPrChange w:id="1716" w:author="Mohamed Asbour Kaba Diakité" w:date="2026-03-16T07:05:09Z">
          <w:pPr>
            <w:keepNext w:val="0"/>
            <w:keepLines w:val="0"/>
            <w:widowControl/>
            <w:suppressLineNumbers w:val="0"/>
          </w:pPr>
        </w:pPrChange>
      </w:pPr>
      <w:ins w:id="1718" w:author="Mohamed Asbour Kaba Diakité" w:date="2026-03-16T06:43:41Z">
        <w:r>
          <w:rPr/>
          <w:t>Grâce à une collaboration collective et à plusieurs tests de rafraîchissement et de configuration, l’équipe est parvenue à résoudre le problème.</w:t>
        </w:r>
      </w:ins>
    </w:p>
    <w:p w14:paraId="5753BC32">
      <w:pPr>
        <w:pStyle w:val="3"/>
        <w:keepNext w:val="0"/>
        <w:keepLines w:val="0"/>
        <w:widowControl/>
        <w:suppressLineNumbers w:val="0"/>
        <w:rPr>
          <w:ins w:id="1719" w:author="Mohamed Asbour Kaba Diakité" w:date="2026-03-16T06:43:41Z"/>
        </w:rPr>
      </w:pPr>
      <w:ins w:id="1720" w:author="Mohamed Asbour Kaba Diakité" w:date="2026-03-16T06:43:41Z">
        <w:r>
          <w:rPr/>
          <w:t>5.10.6 Développement d’un formulaire HSE avec InfoPath (13/03/2026)</w:t>
        </w:r>
      </w:ins>
    </w:p>
    <w:p w14:paraId="5C1E94D3">
      <w:pPr>
        <w:pStyle w:val="9"/>
        <w:keepNext w:val="0"/>
        <w:keepLines w:val="0"/>
        <w:widowControl/>
        <w:suppressLineNumbers w:val="0"/>
        <w:rPr>
          <w:ins w:id="1721" w:author="Mohamed Asbour Kaba Diakité" w:date="2026-03-16T06:43:41Z"/>
        </w:rPr>
      </w:pPr>
      <w:ins w:id="1722" w:author="Mohamed Asbour Kaba Diakité" w:date="2026-03-16T06:43:41Z">
        <w:r>
          <w:rPr/>
          <w:t xml:space="preserve">La dernière journée de cette semaine a été consacrée à l’apprentissage et à la configuration d’un </w:t>
        </w:r>
      </w:ins>
      <w:ins w:id="1723" w:author="Mohamed Asbour Kaba Diakité" w:date="2026-03-16T06:43:41Z">
        <w:r>
          <w:rPr>
            <w:rStyle w:val="6"/>
          </w:rPr>
          <w:t>formulaire HSE développé avec Microsoft InfoPath et SharePoint</w:t>
        </w:r>
      </w:ins>
      <w:ins w:id="1724" w:author="Mohamed Asbour Kaba Diakité" w:date="2026-03-16T06:43:41Z">
        <w:r>
          <w:rPr/>
          <w:t>.</w:t>
        </w:r>
      </w:ins>
    </w:p>
    <w:p w14:paraId="4D8D0225">
      <w:pPr>
        <w:pStyle w:val="9"/>
        <w:keepNext w:val="0"/>
        <w:keepLines w:val="0"/>
        <w:widowControl/>
        <w:suppressLineNumbers w:val="0"/>
        <w:rPr>
          <w:ins w:id="1725" w:author="Mohamed Asbour Kaba Diakité" w:date="2026-03-16T06:43:41Z"/>
        </w:rPr>
      </w:pPr>
      <w:ins w:id="1726" w:author="Mohamed Asbour Kaba Diakité" w:date="2026-03-16T06:43:41Z">
        <w:r>
          <w:rPr/>
          <w:t>Sous la supervision de Monsieur Abdoulaye, nous avons travaillé sur la conception et la structuration d’un formulaire destiné à faciliter la collecte et la gestion de données relatives à la santé et à la sécurité.</w:t>
        </w:r>
      </w:ins>
    </w:p>
    <w:p w14:paraId="3A07721A">
      <w:pPr>
        <w:pStyle w:val="9"/>
        <w:keepNext w:val="0"/>
        <w:keepLines w:val="0"/>
        <w:widowControl/>
        <w:suppressLineNumbers w:val="0"/>
        <w:tabs>
          <w:tab w:val="left" w:pos="720"/>
        </w:tabs>
        <w:spacing w:before="0" w:beforeAutospacing="1" w:after="0" w:afterAutospacing="1"/>
        <w:ind w:left="1440"/>
        <w:rPr>
          <w:ins w:id="1728" w:author="Mohamed Asbour Kaba Diakité" w:date="2026-03-16T06:43:41Z"/>
        </w:rPr>
        <w:pPrChange w:id="1727" w:author="Mohamed Asbour Kaba Diakité" w:date="2026-03-16T07:05:02Z">
          <w:pPr>
            <w:keepNext w:val="0"/>
            <w:keepLines w:val="0"/>
            <w:widowControl/>
            <w:numPr>
              <w:ilvl w:val="0"/>
              <w:numId w:val="68"/>
            </w:numPr>
            <w:suppressLineNumbers w:val="0"/>
            <w:spacing w:before="0" w:beforeAutospacing="1" w:after="0" w:afterAutospacing="1"/>
            <w:ind w:left="1440" w:hanging="360"/>
          </w:pPr>
        </w:pPrChange>
      </w:pPr>
      <w:ins w:id="1729" w:author="Mohamed Asbour Kaba Diakité" w:date="2026-03-16T06:43:41Z">
        <w:r>
          <w:rPr/>
          <w:t>Cette activité nous a permis de découvrir :</w:t>
        </w:r>
      </w:ins>
    </w:p>
    <w:p w14:paraId="1EF9044E">
      <w:pPr>
        <w:pStyle w:val="9"/>
        <w:keepNext w:val="0"/>
        <w:keepLines w:val="0"/>
        <w:widowControl/>
        <w:suppressLineNumbers w:val="0"/>
        <w:tabs>
          <w:tab w:val="left" w:pos="720"/>
        </w:tabs>
        <w:spacing w:before="0" w:beforeAutospacing="1" w:after="0" w:afterAutospacing="1"/>
        <w:ind w:left="720"/>
        <w:rPr>
          <w:ins w:id="1731" w:author="Mohamed Asbour Kaba Diakité" w:date="2026-03-16T06:43:41Z"/>
        </w:rPr>
        <w:pPrChange w:id="1730" w:author="Mohamed Asbour Kaba Diakité" w:date="2026-03-16T07:04:59Z">
          <w:pPr>
            <w:keepNext w:val="0"/>
            <w:keepLines w:val="0"/>
            <w:widowControl/>
            <w:numPr>
              <w:ilvl w:val="0"/>
              <w:numId w:val="68"/>
            </w:numPr>
            <w:suppressLineNumbers w:val="0"/>
            <w:spacing w:before="0" w:beforeAutospacing="1" w:after="0" w:afterAutospacing="1"/>
            <w:ind w:left="1440" w:hanging="360"/>
          </w:pPr>
        </w:pPrChange>
      </w:pPr>
      <w:ins w:id="1732" w:author="Mohamed Asbour Kaba Diakité" w:date="2026-03-16T06:43:41Z">
        <w:r>
          <w:rPr/>
          <w:t>la création de formulaires structurés</w:t>
        </w:r>
      </w:ins>
    </w:p>
    <w:p w14:paraId="64265924">
      <w:pPr>
        <w:pStyle w:val="9"/>
        <w:keepNext w:val="0"/>
        <w:keepLines w:val="0"/>
        <w:widowControl/>
        <w:suppressLineNumbers w:val="0"/>
        <w:tabs>
          <w:tab w:val="left" w:pos="720"/>
        </w:tabs>
        <w:spacing w:before="0" w:beforeAutospacing="1" w:after="0" w:afterAutospacing="1"/>
        <w:ind w:left="720"/>
        <w:rPr>
          <w:ins w:id="1734" w:author="Mohamed Asbour Kaba Diakité" w:date="2026-03-16T06:43:41Z"/>
        </w:rPr>
        <w:pPrChange w:id="1733" w:author="Mohamed Asbour Kaba Diakité" w:date="2026-03-16T07:04:56Z">
          <w:pPr>
            <w:keepNext w:val="0"/>
            <w:keepLines w:val="0"/>
            <w:widowControl/>
            <w:numPr>
              <w:ilvl w:val="0"/>
              <w:numId w:val="68"/>
            </w:numPr>
            <w:suppressLineNumbers w:val="0"/>
            <w:spacing w:before="0" w:beforeAutospacing="1" w:after="0" w:afterAutospacing="1"/>
            <w:ind w:left="1440" w:hanging="360"/>
          </w:pPr>
        </w:pPrChange>
      </w:pPr>
      <w:ins w:id="1735" w:author="Mohamed Asbour Kaba Diakité" w:date="2026-03-16T06:43:41Z">
        <w:r>
          <w:rPr/>
          <w:t>l’intégration avec SharePoint</w:t>
        </w:r>
      </w:ins>
    </w:p>
    <w:p w14:paraId="5FE2B8B8">
      <w:pPr>
        <w:pStyle w:val="9"/>
        <w:keepNext w:val="0"/>
        <w:keepLines w:val="0"/>
        <w:widowControl/>
        <w:suppressLineNumbers w:val="0"/>
        <w:ind w:left="720"/>
        <w:rPr>
          <w:ins w:id="1737" w:author="Mohamed Asbour Kaba Diakité" w:date="2026-03-16T06:43:41Z"/>
        </w:rPr>
        <w:pPrChange w:id="1736" w:author="Mohamed Asbour Kaba Diakité" w:date="2026-03-16T07:04:52Z">
          <w:pPr>
            <w:keepNext w:val="0"/>
            <w:keepLines w:val="0"/>
            <w:widowControl/>
            <w:suppressLineNumbers w:val="0"/>
          </w:pPr>
        </w:pPrChange>
      </w:pPr>
      <w:ins w:id="1738" w:author="Mohamed Asbour Kaba Diakité" w:date="2026-03-16T06:43:41Z">
        <w:r>
          <w:rPr/>
          <w:t>la gestion collaborative des données</w:t>
        </w:r>
      </w:ins>
    </w:p>
    <w:p w14:paraId="5BADF71A">
      <w:pPr>
        <w:pStyle w:val="2"/>
        <w:keepNext w:val="0"/>
        <w:keepLines w:val="0"/>
        <w:widowControl/>
        <w:suppressLineNumbers w:val="0"/>
        <w:rPr>
          <w:ins w:id="1739" w:author="Mohamed Asbour Kaba Diakité" w:date="2026-03-16T06:43:41Z"/>
        </w:rPr>
      </w:pPr>
      <w:ins w:id="1740" w:author="Mohamed Asbour Kaba Diakité" w:date="2026-03-16T06:43:41Z">
        <w:r>
          <w:rPr/>
          <w:t>7. Difficultés rencontrées – Semaine 5</w:t>
        </w:r>
      </w:ins>
    </w:p>
    <w:p w14:paraId="2EFA2C89">
      <w:pPr>
        <w:pStyle w:val="9"/>
        <w:keepNext w:val="0"/>
        <w:keepLines w:val="0"/>
        <w:widowControl/>
        <w:suppressLineNumbers w:val="0"/>
        <w:tabs>
          <w:tab w:val="left" w:pos="720"/>
        </w:tabs>
        <w:spacing w:before="0" w:beforeAutospacing="1" w:after="0" w:afterAutospacing="1"/>
        <w:ind w:left="1440"/>
        <w:rPr>
          <w:ins w:id="1742" w:author="Mohamed Asbour Kaba Diakité" w:date="2026-03-16T06:43:41Z"/>
        </w:rPr>
        <w:pPrChange w:id="1741" w:author="Mohamed Asbour Kaba Diakité" w:date="2026-03-16T07:04:42Z">
          <w:pPr>
            <w:keepNext w:val="0"/>
            <w:keepLines w:val="0"/>
            <w:widowControl/>
            <w:numPr>
              <w:ilvl w:val="0"/>
              <w:numId w:val="69"/>
            </w:numPr>
            <w:suppressLineNumbers w:val="0"/>
            <w:spacing w:before="0" w:beforeAutospacing="1" w:after="0" w:afterAutospacing="1"/>
            <w:ind w:left="1440" w:hanging="360"/>
          </w:pPr>
        </w:pPrChange>
      </w:pPr>
      <w:ins w:id="1743" w:author="Mohamed Asbour Kaba Diakité" w:date="2026-03-16T06:43:41Z">
        <w:r>
          <w:rPr/>
          <w:t>Les principales difficultés rencontrées durant cette semaine sont :</w:t>
        </w:r>
      </w:ins>
    </w:p>
    <w:p w14:paraId="20657044">
      <w:pPr>
        <w:pStyle w:val="9"/>
        <w:keepNext w:val="0"/>
        <w:keepLines w:val="0"/>
        <w:widowControl/>
        <w:suppressLineNumbers w:val="0"/>
        <w:tabs>
          <w:tab w:val="left" w:pos="720"/>
        </w:tabs>
        <w:spacing w:before="0" w:beforeAutospacing="1" w:after="0" w:afterAutospacing="1"/>
        <w:ind w:left="720"/>
        <w:rPr>
          <w:ins w:id="1745" w:author="Mohamed Asbour Kaba Diakité" w:date="2026-03-16T06:43:41Z"/>
        </w:rPr>
        <w:pPrChange w:id="1744" w:author="Mohamed Asbour Kaba Diakité" w:date="2026-03-16T07:04:39Z">
          <w:pPr>
            <w:keepNext w:val="0"/>
            <w:keepLines w:val="0"/>
            <w:widowControl/>
            <w:numPr>
              <w:ilvl w:val="0"/>
              <w:numId w:val="69"/>
            </w:numPr>
            <w:suppressLineNumbers w:val="0"/>
            <w:spacing w:before="0" w:beforeAutospacing="1" w:after="0" w:afterAutospacing="1"/>
            <w:ind w:left="1440" w:hanging="360"/>
          </w:pPr>
        </w:pPrChange>
      </w:pPr>
      <w:ins w:id="1746" w:author="Mohamed Asbour Kaba Diakité" w:date="2026-03-16T06:43:41Z">
        <w:r>
          <w:rPr/>
          <w:t>la prise en main de l’environnement AS400 et de son interface en ligne de commande</w:t>
        </w:r>
      </w:ins>
    </w:p>
    <w:p w14:paraId="4B539FA9">
      <w:pPr>
        <w:pStyle w:val="9"/>
        <w:keepNext w:val="0"/>
        <w:keepLines w:val="0"/>
        <w:widowControl/>
        <w:suppressLineNumbers w:val="0"/>
        <w:tabs>
          <w:tab w:val="left" w:pos="720"/>
        </w:tabs>
        <w:spacing w:before="0" w:beforeAutospacing="1" w:after="0" w:afterAutospacing="1"/>
        <w:ind w:left="720"/>
        <w:rPr>
          <w:ins w:id="1748" w:author="Mohamed Asbour Kaba Diakité" w:date="2026-03-16T06:43:41Z"/>
        </w:rPr>
        <w:pPrChange w:id="1747" w:author="Mohamed Asbour Kaba Diakité" w:date="2026-03-16T07:04:32Z">
          <w:pPr>
            <w:keepNext w:val="0"/>
            <w:keepLines w:val="0"/>
            <w:widowControl/>
            <w:numPr>
              <w:ilvl w:val="0"/>
              <w:numId w:val="69"/>
            </w:numPr>
            <w:suppressLineNumbers w:val="0"/>
            <w:spacing w:before="0" w:beforeAutospacing="1" w:after="0" w:afterAutospacing="1"/>
            <w:ind w:left="1440" w:hanging="360"/>
          </w:pPr>
        </w:pPrChange>
      </w:pPr>
      <w:ins w:id="1749" w:author="Mohamed Asbour Kaba Diakité" w:date="2026-03-16T06:43:41Z">
        <w:r>
          <w:rPr/>
          <w:t>les problèmes de cohérence des données lors du renouvellement des mots de passe SAP</w:t>
        </w:r>
      </w:ins>
    </w:p>
    <w:p w14:paraId="76C58AEA">
      <w:pPr>
        <w:pStyle w:val="9"/>
        <w:keepNext w:val="0"/>
        <w:keepLines w:val="0"/>
        <w:widowControl/>
        <w:suppressLineNumbers w:val="0"/>
        <w:tabs>
          <w:tab w:val="left" w:pos="720"/>
        </w:tabs>
        <w:spacing w:before="0" w:beforeAutospacing="1" w:after="0" w:afterAutospacing="1"/>
        <w:ind w:left="720"/>
        <w:rPr>
          <w:ins w:id="1751" w:author="Mohamed Asbour Kaba Diakité" w:date="2026-03-16T06:43:41Z"/>
        </w:rPr>
        <w:pPrChange w:id="1750" w:author="Mohamed Asbour Kaba Diakité" w:date="2026-03-16T07:04:28Z">
          <w:pPr>
            <w:keepNext w:val="0"/>
            <w:keepLines w:val="0"/>
            <w:widowControl/>
            <w:numPr>
              <w:ilvl w:val="0"/>
              <w:numId w:val="69"/>
            </w:numPr>
            <w:suppressLineNumbers w:val="0"/>
            <w:spacing w:before="0" w:beforeAutospacing="1" w:after="0" w:afterAutospacing="1"/>
            <w:ind w:left="1440" w:hanging="360"/>
          </w:pPr>
        </w:pPrChange>
      </w:pPr>
      <w:ins w:id="1752" w:author="Mohamed Asbour Kaba Diakité" w:date="2026-03-16T06:43:41Z">
        <w:r>
          <w:rPr/>
          <w:t>les difficultés d’exécution d’un rapport Power BI sur différents postes utilisateurs</w:t>
        </w:r>
      </w:ins>
    </w:p>
    <w:p w14:paraId="599CFF1F">
      <w:pPr>
        <w:pStyle w:val="9"/>
        <w:keepNext w:val="0"/>
        <w:keepLines w:val="0"/>
        <w:widowControl/>
        <w:suppressLineNumbers w:val="0"/>
        <w:rPr>
          <w:ins w:id="1754" w:author="Mohamed Asbour Kaba Diakité" w:date="2026-03-16T06:43:41Z"/>
        </w:rPr>
        <w:pPrChange w:id="1753" w:author="Mohamed Asbour Kaba Diakité" w:date="2026-03-16T07:04:25Z">
          <w:pPr>
            <w:keepNext w:val="0"/>
            <w:keepLines w:val="0"/>
            <w:widowControl/>
            <w:suppressLineNumbers w:val="0"/>
          </w:pPr>
        </w:pPrChange>
      </w:pPr>
      <w:ins w:id="1755" w:author="Mohamed Asbour Kaba Diakité" w:date="2026-03-16T06:43:41Z">
        <w:r>
          <w:rPr/>
          <w:t>Ces situations ont nécessité des recherches techniques approfondies et une collaboration étroite avec les membres de l’équipe.</w:t>
        </w:r>
      </w:ins>
    </w:p>
    <w:p w14:paraId="24C59BC7">
      <w:pPr>
        <w:pStyle w:val="2"/>
        <w:keepNext w:val="0"/>
        <w:keepLines w:val="0"/>
        <w:widowControl/>
        <w:suppressLineNumbers w:val="0"/>
        <w:rPr>
          <w:ins w:id="1756" w:author="Mohamed Asbour Kaba Diakité" w:date="2026-03-16T06:43:41Z"/>
        </w:rPr>
      </w:pPr>
      <w:ins w:id="1757" w:author="Mohamed Asbour Kaba Diakité" w:date="2026-03-16T06:43:41Z">
        <w:r>
          <w:rPr/>
          <w:t>8. Analyse critique – Semaine 5</w:t>
        </w:r>
      </w:ins>
    </w:p>
    <w:p w14:paraId="6A91974E">
      <w:pPr>
        <w:pStyle w:val="9"/>
        <w:keepNext w:val="0"/>
        <w:keepLines w:val="0"/>
        <w:widowControl/>
        <w:suppressLineNumbers w:val="0"/>
        <w:rPr>
          <w:ins w:id="1758" w:author="Mohamed Asbour Kaba Diakité" w:date="2026-03-16T06:43:41Z"/>
        </w:rPr>
      </w:pPr>
      <w:ins w:id="1759" w:author="Mohamed Asbour Kaba Diakité" w:date="2026-03-16T06:43:41Z">
        <w:r>
          <w:rPr/>
          <w:t>Cette semaine a mis en évidence l’importance des systèmes d’administration informatique dans la gestion des infrastructures d’entreprise.</w:t>
        </w:r>
      </w:ins>
    </w:p>
    <w:p w14:paraId="668B6316">
      <w:pPr>
        <w:pStyle w:val="9"/>
        <w:keepNext w:val="0"/>
        <w:keepLines w:val="0"/>
        <w:widowControl/>
        <w:suppressLineNumbers w:val="0"/>
        <w:rPr>
          <w:ins w:id="1760" w:author="Mohamed Asbour Kaba Diakité" w:date="2026-03-16T06:43:41Z"/>
        </w:rPr>
      </w:pPr>
      <w:ins w:id="1761" w:author="Mohamed Asbour Kaba Diakité" w:date="2026-03-16T06:43:41Z">
        <w:r>
          <w:rPr/>
          <w:t xml:space="preserve">L’utilisation d’environnements tels que </w:t>
        </w:r>
      </w:ins>
      <w:ins w:id="1762" w:author="Mohamed Asbour Kaba Diakité" w:date="2026-03-16T06:43:41Z">
        <w:r>
          <w:rPr>
            <w:rStyle w:val="6"/>
          </w:rPr>
          <w:t>AS400</w:t>
        </w:r>
      </w:ins>
      <w:ins w:id="1763" w:author="Mohamed Asbour Kaba Diakité" w:date="2026-03-16T06:43:41Z">
        <w:r>
          <w:rPr/>
          <w:t xml:space="preserve">, combinée aux outils modernes comme </w:t>
        </w:r>
      </w:ins>
      <w:ins w:id="1764" w:author="Mohamed Asbour Kaba Diakité" w:date="2026-03-16T06:43:41Z">
        <w:r>
          <w:rPr>
            <w:rStyle w:val="6"/>
          </w:rPr>
          <w:t>Power BI et SharePoint</w:t>
        </w:r>
      </w:ins>
      <w:ins w:id="1765" w:author="Mohamed Asbour Kaba Diakité" w:date="2026-03-16T06:43:41Z">
        <w:r>
          <w:rPr/>
          <w:t>, démontre que les organisations industrielles reposent sur une combinaison de technologies historiques et de solutions modernes.</w:t>
        </w:r>
      </w:ins>
    </w:p>
    <w:p w14:paraId="1DB76A24">
      <w:pPr>
        <w:pStyle w:val="9"/>
        <w:keepNext w:val="0"/>
        <w:keepLines w:val="0"/>
        <w:widowControl/>
        <w:suppressLineNumbers w:val="0"/>
        <w:rPr>
          <w:ins w:id="1767" w:author="Mohamed Asbour Kaba Diakité" w:date="2026-03-16T06:43:41Z"/>
        </w:rPr>
        <w:pPrChange w:id="1766" w:author="Mohamed Asbour Kaba Diakité" w:date="2026-03-16T07:04:17Z">
          <w:pPr>
            <w:keepNext w:val="0"/>
            <w:keepLines w:val="0"/>
            <w:widowControl/>
            <w:suppressLineNumbers w:val="0"/>
          </w:pPr>
        </w:pPrChange>
      </w:pPr>
      <w:ins w:id="1768" w:author="Mohamed Asbour Kaba Diakité" w:date="2026-03-16T06:43:41Z">
        <w:r>
          <w:rPr/>
          <w:t xml:space="preserve">Par ailleurs, la gestion des accès utilisateurs dans SAP souligne l’importance de la </w:t>
        </w:r>
      </w:ins>
      <w:ins w:id="1769" w:author="Mohamed Asbour Kaba Diakité" w:date="2026-03-16T06:43:41Z">
        <w:r>
          <w:rPr>
            <w:rStyle w:val="6"/>
          </w:rPr>
          <w:t>gouvernance des identités et des accès</w:t>
        </w:r>
      </w:ins>
      <w:ins w:id="1770" w:author="Mohamed Asbour Kaba Diakité" w:date="2026-03-16T06:43:41Z">
        <w:r>
          <w:rPr/>
          <w:t>, élément essentiel pour garantir la sécurité des systèmes d’information.</w:t>
        </w:r>
      </w:ins>
    </w:p>
    <w:p w14:paraId="76419109">
      <w:pPr>
        <w:pStyle w:val="2"/>
        <w:keepNext w:val="0"/>
        <w:keepLines w:val="0"/>
        <w:widowControl/>
        <w:suppressLineNumbers w:val="0"/>
        <w:rPr>
          <w:ins w:id="1771" w:author="Mohamed Asbour Kaba Diakité" w:date="2026-03-16T06:43:41Z"/>
        </w:rPr>
      </w:pPr>
      <w:ins w:id="1772" w:author="Mohamed Asbour Kaba Diakité" w:date="2026-03-16T06:43:41Z">
        <w:r>
          <w:rPr/>
          <w:t>10. Développement professionnel</w:t>
        </w:r>
      </w:ins>
    </w:p>
    <w:p w14:paraId="24DF4662">
      <w:pPr>
        <w:pStyle w:val="9"/>
        <w:keepNext w:val="0"/>
        <w:keepLines w:val="0"/>
        <w:widowControl/>
        <w:suppressLineNumbers w:val="0"/>
        <w:tabs>
          <w:tab w:val="left" w:pos="720"/>
        </w:tabs>
        <w:spacing w:before="0" w:beforeAutospacing="1" w:after="0" w:afterAutospacing="1"/>
        <w:ind w:left="1440"/>
        <w:rPr>
          <w:ins w:id="1774" w:author="Mohamed Asbour Kaba Diakité" w:date="2026-03-16T06:43:41Z"/>
        </w:rPr>
        <w:pPrChange w:id="1773" w:author="Mohamed Asbour Kaba Diakité" w:date="2026-03-16T07:04:12Z">
          <w:pPr>
            <w:keepNext w:val="0"/>
            <w:keepLines w:val="0"/>
            <w:widowControl/>
            <w:numPr>
              <w:ilvl w:val="0"/>
              <w:numId w:val="70"/>
            </w:numPr>
            <w:suppressLineNumbers w:val="0"/>
            <w:spacing w:before="0" w:beforeAutospacing="1" w:after="0" w:afterAutospacing="1"/>
            <w:ind w:left="1440" w:hanging="360"/>
          </w:pPr>
        </w:pPrChange>
      </w:pPr>
      <w:ins w:id="1775" w:author="Mohamed Asbour Kaba Diakité" w:date="2026-03-16T06:43:41Z">
        <w:r>
          <w:rPr/>
          <w:t>Cette cinquième semaine m’a permis de :</w:t>
        </w:r>
      </w:ins>
    </w:p>
    <w:p w14:paraId="1B7228A4">
      <w:pPr>
        <w:pStyle w:val="9"/>
        <w:keepNext w:val="0"/>
        <w:keepLines w:val="0"/>
        <w:widowControl/>
        <w:suppressLineNumbers w:val="0"/>
        <w:tabs>
          <w:tab w:val="left" w:pos="720"/>
        </w:tabs>
        <w:spacing w:before="0" w:beforeAutospacing="1" w:after="0" w:afterAutospacing="1"/>
        <w:ind w:left="720"/>
        <w:rPr>
          <w:ins w:id="1777" w:author="Mohamed Asbour Kaba Diakité" w:date="2026-03-16T06:43:41Z"/>
        </w:rPr>
        <w:pPrChange w:id="1776" w:author="Mohamed Asbour Kaba Diakité" w:date="2026-03-16T07:04:09Z">
          <w:pPr>
            <w:keepNext w:val="0"/>
            <w:keepLines w:val="0"/>
            <w:widowControl/>
            <w:numPr>
              <w:ilvl w:val="0"/>
              <w:numId w:val="70"/>
            </w:numPr>
            <w:suppressLineNumbers w:val="0"/>
            <w:spacing w:before="0" w:beforeAutospacing="1" w:after="0" w:afterAutospacing="1"/>
            <w:ind w:left="1440" w:hanging="360"/>
          </w:pPr>
        </w:pPrChange>
      </w:pPr>
      <w:ins w:id="1778" w:author="Mohamed Asbour Kaba Diakité" w:date="2026-03-16T06:43:41Z">
        <w:r>
          <w:rPr/>
          <w:t xml:space="preserve">développer mes compétences en </w:t>
        </w:r>
      </w:ins>
      <w:ins w:id="1779" w:author="Mohamed Asbour Kaba Diakité" w:date="2026-03-16T06:43:41Z">
        <w:r>
          <w:rPr>
            <w:rStyle w:val="6"/>
          </w:rPr>
          <w:t>administration système</w:t>
        </w:r>
      </w:ins>
    </w:p>
    <w:p w14:paraId="21CD4E97">
      <w:pPr>
        <w:pStyle w:val="9"/>
        <w:keepNext w:val="0"/>
        <w:keepLines w:val="0"/>
        <w:widowControl/>
        <w:suppressLineNumbers w:val="0"/>
        <w:tabs>
          <w:tab w:val="left" w:pos="720"/>
        </w:tabs>
        <w:spacing w:before="0" w:beforeAutospacing="1" w:after="0" w:afterAutospacing="1"/>
        <w:ind w:left="720"/>
        <w:rPr>
          <w:ins w:id="1781" w:author="Mohamed Asbour Kaba Diakité" w:date="2026-03-16T06:43:41Z"/>
        </w:rPr>
        <w:pPrChange w:id="1780" w:author="Mohamed Asbour Kaba Diakité" w:date="2026-03-16T07:04:06Z">
          <w:pPr>
            <w:keepNext w:val="0"/>
            <w:keepLines w:val="0"/>
            <w:widowControl/>
            <w:numPr>
              <w:ilvl w:val="0"/>
              <w:numId w:val="70"/>
            </w:numPr>
            <w:suppressLineNumbers w:val="0"/>
            <w:spacing w:before="0" w:beforeAutospacing="1" w:after="0" w:afterAutospacing="1"/>
            <w:ind w:left="1440" w:hanging="360"/>
          </w:pPr>
        </w:pPrChange>
      </w:pPr>
      <w:ins w:id="1782" w:author="Mohamed Asbour Kaba Diakité" w:date="2026-03-16T06:43:41Z">
        <w:r>
          <w:rPr/>
          <w:t xml:space="preserve">approfondir ma compréhension du </w:t>
        </w:r>
      </w:ins>
      <w:ins w:id="1783" w:author="Mohamed Asbour Kaba Diakité" w:date="2026-03-16T06:43:41Z">
        <w:r>
          <w:rPr>
            <w:rStyle w:val="6"/>
          </w:rPr>
          <w:t>système AS400</w:t>
        </w:r>
      </w:ins>
    </w:p>
    <w:p w14:paraId="19560C09">
      <w:pPr>
        <w:pStyle w:val="9"/>
        <w:keepNext w:val="0"/>
        <w:keepLines w:val="0"/>
        <w:widowControl/>
        <w:suppressLineNumbers w:val="0"/>
        <w:tabs>
          <w:tab w:val="left" w:pos="720"/>
        </w:tabs>
        <w:spacing w:before="0" w:beforeAutospacing="1" w:after="0" w:afterAutospacing="1"/>
        <w:ind w:left="720"/>
        <w:rPr>
          <w:ins w:id="1785" w:author="Mohamed Asbour Kaba Diakité" w:date="2026-03-16T06:43:41Z"/>
        </w:rPr>
        <w:pPrChange w:id="1784" w:author="Mohamed Asbour Kaba Diakité" w:date="2026-03-16T07:04:03Z">
          <w:pPr>
            <w:keepNext w:val="0"/>
            <w:keepLines w:val="0"/>
            <w:widowControl/>
            <w:numPr>
              <w:ilvl w:val="0"/>
              <w:numId w:val="70"/>
            </w:numPr>
            <w:suppressLineNumbers w:val="0"/>
            <w:spacing w:before="0" w:beforeAutospacing="1" w:after="0" w:afterAutospacing="1"/>
            <w:ind w:left="1440" w:hanging="360"/>
          </w:pPr>
        </w:pPrChange>
      </w:pPr>
      <w:ins w:id="1786" w:author="Mohamed Asbour Kaba Diakité" w:date="2026-03-16T06:43:41Z">
        <w:r>
          <w:rPr/>
          <w:t xml:space="preserve">renforcer mes connaissances sur la </w:t>
        </w:r>
      </w:ins>
      <w:ins w:id="1787" w:author="Mohamed Asbour Kaba Diakité" w:date="2026-03-16T06:43:41Z">
        <w:r>
          <w:rPr>
            <w:rStyle w:val="6"/>
          </w:rPr>
          <w:t>gestion des utilisateurs SAP</w:t>
        </w:r>
      </w:ins>
    </w:p>
    <w:p w14:paraId="6C074DF9">
      <w:pPr>
        <w:pStyle w:val="9"/>
        <w:keepNext w:val="0"/>
        <w:keepLines w:val="0"/>
        <w:widowControl/>
        <w:suppressLineNumbers w:val="0"/>
        <w:tabs>
          <w:tab w:val="left" w:pos="720"/>
        </w:tabs>
        <w:spacing w:before="0" w:beforeAutospacing="1" w:after="0" w:afterAutospacing="1"/>
        <w:ind w:left="720"/>
        <w:rPr>
          <w:ins w:id="1789" w:author="Mohamed Asbour Kaba Diakité" w:date="2026-03-16T06:43:41Z"/>
        </w:rPr>
        <w:pPrChange w:id="1788" w:author="Mohamed Asbour Kaba Diakité" w:date="2026-03-16T07:03:59Z">
          <w:pPr>
            <w:keepNext w:val="0"/>
            <w:keepLines w:val="0"/>
            <w:widowControl/>
            <w:numPr>
              <w:ilvl w:val="0"/>
              <w:numId w:val="70"/>
            </w:numPr>
            <w:suppressLineNumbers w:val="0"/>
            <w:spacing w:before="0" w:beforeAutospacing="1" w:after="0" w:afterAutospacing="1"/>
            <w:ind w:left="1440" w:hanging="360"/>
          </w:pPr>
        </w:pPrChange>
      </w:pPr>
      <w:ins w:id="1790" w:author="Mohamed Asbour Kaba Diakité" w:date="2026-03-16T06:43:41Z">
        <w:r>
          <w:rPr/>
          <w:t>améliorer ma capacité à résoudre des problèmes techniques complexes</w:t>
        </w:r>
      </w:ins>
    </w:p>
    <w:p w14:paraId="52A5D8E3">
      <w:pPr>
        <w:pStyle w:val="9"/>
        <w:widowControl/>
        <w:ind w:left="0"/>
        <w:rPr>
          <w:ins w:id="1792" w:author="Mohamed Asbour Kaba Diakité" w:date="2026-03-22T10:58:31Z"/>
          <w:rFonts w:hint="default"/>
          <w:lang w:val="fr-FR"/>
        </w:rPr>
        <w:pPrChange w:id="1791" w:author="Mohamed Asbour Kaba Diakité" w:date="2026-02-14T13:13:36Z">
          <w:pPr/>
        </w:pPrChange>
      </w:pPr>
      <w:ins w:id="1793" w:author="Mohamed Asbour Kaba Diakité" w:date="2026-03-16T06:43:41Z">
        <w:r>
          <w:rPr/>
          <w:t>Elle a également contribué à renforcer mon autonomie et ma confiance dans l’utilisation des systèmes d’information professionnels.</w:t>
        </w:r>
      </w:ins>
    </w:p>
    <w:p w14:paraId="5EC01DAA">
      <w:pPr>
        <w:pStyle w:val="2"/>
        <w:keepNext w:val="0"/>
        <w:keepLines w:val="0"/>
        <w:widowControl/>
        <w:suppressLineNumbers w:val="0"/>
        <w:rPr>
          <w:ins w:id="1794" w:author="Mohamed Asbour Kaba Diakité" w:date="2026-03-22T10:58:32Z"/>
        </w:rPr>
      </w:pPr>
      <w:ins w:id="1795" w:author="Mohamed Asbour Kaba Diakité" w:date="2026-03-22T10:58:32Z">
        <w:r>
          <w:rPr/>
          <w:t>5.11 Sixième semaine – Développement d’application et travail collaboratif</w:t>
        </w:r>
      </w:ins>
    </w:p>
    <w:p w14:paraId="7A9C7AC4">
      <w:pPr>
        <w:pStyle w:val="3"/>
        <w:keepNext w:val="0"/>
        <w:keepLines w:val="0"/>
        <w:widowControl/>
        <w:suppressLineNumbers w:val="0"/>
        <w:rPr>
          <w:ins w:id="1796" w:author="Mohamed Asbour Kaba Diakité" w:date="2026-03-22T10:58:32Z"/>
        </w:rPr>
      </w:pPr>
      <w:ins w:id="1797" w:author="Mohamed Asbour Kaba Diakité" w:date="2026-03-22T10:58:32Z">
        <w:r>
          <w:rPr/>
          <w:t>5.11.1 Présence exceptionnelle lors d’un jour férié (16/03/2026)</w:t>
        </w:r>
      </w:ins>
    </w:p>
    <w:p w14:paraId="358A4936">
      <w:pPr>
        <w:pStyle w:val="9"/>
        <w:keepNext w:val="0"/>
        <w:keepLines w:val="0"/>
        <w:widowControl/>
        <w:suppressLineNumbers w:val="0"/>
        <w:rPr>
          <w:ins w:id="1798" w:author="Mohamed Asbour Kaba Diakité" w:date="2026-03-22T10:58:32Z"/>
        </w:rPr>
      </w:pPr>
      <w:ins w:id="1799" w:author="Mohamed Asbour Kaba Diakité" w:date="2026-03-22T10:58:32Z">
        <w:r>
          <w:rPr/>
          <w:t>Cette journée étant un jour férié, aucune activité professionnelle n’était prévue. Toutefois, par manque d’information préalable, je me suis présenté sur le lieu de travail.</w:t>
        </w:r>
      </w:ins>
    </w:p>
    <w:p w14:paraId="5BE95AEC">
      <w:pPr>
        <w:pStyle w:val="9"/>
        <w:keepNext w:val="0"/>
        <w:keepLines w:val="0"/>
        <w:widowControl/>
        <w:suppressLineNumbers w:val="0"/>
        <w:rPr>
          <w:ins w:id="1801" w:author="Mohamed Asbour Kaba Diakité" w:date="2026-03-22T10:58:32Z"/>
        </w:rPr>
        <w:pPrChange w:id="1800" w:author="Mohamed Asbour Kaba Diakité" w:date="2026-03-22T10:59:23Z">
          <w:pPr>
            <w:keepNext w:val="0"/>
            <w:keepLines w:val="0"/>
            <w:widowControl/>
            <w:suppressLineNumbers w:val="0"/>
          </w:pPr>
        </w:pPrChange>
      </w:pPr>
      <w:ins w:id="1802" w:author="Mohamed Asbour Kaba Diakité" w:date="2026-03-22T10:58:32Z">
        <w:r>
          <w:rPr/>
          <w:t xml:space="preserve">Cette situation m’a permis de prendre conscience de l’importance de la </w:t>
        </w:r>
      </w:ins>
      <w:ins w:id="1803" w:author="Mohamed Asbour Kaba Diakité" w:date="2026-03-22T10:58:32Z">
        <w:r>
          <w:rPr>
            <w:rStyle w:val="6"/>
          </w:rPr>
          <w:t>planification, de la communication interne et de la gestion du calendrier professionnel</w:t>
        </w:r>
      </w:ins>
      <w:ins w:id="1804" w:author="Mohamed Asbour Kaba Diakité" w:date="2026-03-22T10:58:32Z">
        <w:r>
          <w:rPr/>
          <w:t xml:space="preserve"> dans un environnement d’entreprise.</w:t>
        </w:r>
      </w:ins>
    </w:p>
    <w:p w14:paraId="74A5C556">
      <w:pPr>
        <w:pStyle w:val="3"/>
        <w:keepNext w:val="0"/>
        <w:keepLines w:val="0"/>
        <w:widowControl/>
        <w:suppressLineNumbers w:val="0"/>
        <w:rPr>
          <w:ins w:id="1805" w:author="Mohamed Asbour Kaba Diakité" w:date="2026-03-22T10:58:32Z"/>
        </w:rPr>
      </w:pPr>
      <w:ins w:id="1806" w:author="Mohamed Asbour Kaba Diakité" w:date="2026-03-22T10:58:32Z">
        <w:r>
          <w:rPr/>
          <w:t>5.11.2 Traitement et nettoyage de données Excel (17/03/2026)</w:t>
        </w:r>
      </w:ins>
    </w:p>
    <w:p w14:paraId="50884407">
      <w:pPr>
        <w:pStyle w:val="9"/>
        <w:keepNext w:val="0"/>
        <w:keepLines w:val="0"/>
        <w:widowControl/>
        <w:suppressLineNumbers w:val="0"/>
        <w:rPr>
          <w:ins w:id="1807" w:author="Mohamed Asbour Kaba Diakité" w:date="2026-03-22T10:58:32Z"/>
        </w:rPr>
      </w:pPr>
      <w:ins w:id="1808" w:author="Mohamed Asbour Kaba Diakité" w:date="2026-03-22T10:58:32Z">
        <w:r>
          <w:rPr/>
          <w:t>Au cours de cette journée, j’ai travaillé en collaboration avec Monsieur Saidou sur une tâche confiée par Monsieur Moud.</w:t>
        </w:r>
      </w:ins>
    </w:p>
    <w:p w14:paraId="41466926">
      <w:pPr>
        <w:pStyle w:val="9"/>
        <w:keepNext w:val="0"/>
        <w:keepLines w:val="0"/>
        <w:widowControl/>
        <w:suppressLineNumbers w:val="0"/>
        <w:rPr>
          <w:ins w:id="1809" w:author="Mohamed Asbour Kaba Diakité" w:date="2026-03-22T10:58:32Z"/>
        </w:rPr>
      </w:pPr>
      <w:ins w:id="1810" w:author="Mohamed Asbour Kaba Diakité" w:date="2026-03-22T10:58:32Z">
        <w:r>
          <w:rPr/>
          <w:t xml:space="preserve">Cette mission consistait à effectuer le </w:t>
        </w:r>
      </w:ins>
      <w:ins w:id="1811" w:author="Mohamed Asbour Kaba Diakité" w:date="2026-03-22T10:58:32Z">
        <w:r>
          <w:rPr>
            <w:rStyle w:val="6"/>
          </w:rPr>
          <w:t>nettoyage et la structuration d’un fichier Excel</w:t>
        </w:r>
      </w:ins>
      <w:ins w:id="1812" w:author="Mohamed Asbour Kaba Diakité" w:date="2026-03-22T10:58:32Z">
        <w:r>
          <w:rPr/>
          <w:t xml:space="preserve"> contenant des informations relatives aux chefs de département.</w:t>
        </w:r>
      </w:ins>
    </w:p>
    <w:p w14:paraId="0DCC969C">
      <w:pPr>
        <w:pStyle w:val="9"/>
        <w:keepNext w:val="0"/>
        <w:keepLines w:val="0"/>
        <w:widowControl/>
        <w:suppressLineNumbers w:val="0"/>
        <w:rPr>
          <w:ins w:id="1813" w:author="Mohamed Asbour Kaba Diakité" w:date="2026-03-22T10:58:32Z"/>
        </w:rPr>
      </w:pPr>
      <w:ins w:id="1814" w:author="Mohamed Asbour Kaba Diakité" w:date="2026-03-22T10:58:32Z">
        <w:r>
          <w:rPr/>
          <w:t>L’objectif était de :</w:t>
        </w:r>
      </w:ins>
    </w:p>
    <w:p w14:paraId="153D482A">
      <w:pPr>
        <w:keepNext w:val="0"/>
        <w:keepLines w:val="0"/>
        <w:widowControl/>
        <w:numPr>
          <w:ilvl w:val="0"/>
          <w:numId w:val="71"/>
        </w:numPr>
        <w:suppressLineNumbers w:val="0"/>
        <w:spacing w:before="0" w:beforeAutospacing="1" w:after="0" w:afterAutospacing="1"/>
        <w:ind w:left="720" w:hanging="360"/>
        <w:rPr>
          <w:ins w:id="1815" w:author="Mohamed Asbour Kaba Diakité" w:date="2026-03-22T10:58:32Z"/>
        </w:rPr>
      </w:pPr>
      <w:ins w:id="1816" w:author="Mohamed Asbour Kaba Diakité" w:date="2026-03-22T10:58:32Z">
        <w:r>
          <w:rPr/>
          <w:t xml:space="preserve">corriger les incohérences dans les données </w:t>
        </w:r>
      </w:ins>
    </w:p>
    <w:p w14:paraId="2CBAABD5">
      <w:pPr>
        <w:keepNext w:val="0"/>
        <w:keepLines w:val="0"/>
        <w:widowControl/>
        <w:numPr>
          <w:ilvl w:val="0"/>
          <w:numId w:val="71"/>
        </w:numPr>
        <w:suppressLineNumbers w:val="0"/>
        <w:spacing w:before="0" w:beforeAutospacing="1" w:after="0" w:afterAutospacing="1"/>
        <w:ind w:left="720" w:hanging="360"/>
        <w:rPr>
          <w:ins w:id="1817" w:author="Mohamed Asbour Kaba Diakité" w:date="2026-03-22T10:58:32Z"/>
        </w:rPr>
      </w:pPr>
      <w:ins w:id="1818" w:author="Mohamed Asbour Kaba Diakité" w:date="2026-03-22T10:58:32Z">
        <w:r>
          <w:rPr/>
          <w:t xml:space="preserve">harmoniser les formats </w:t>
        </w:r>
      </w:ins>
    </w:p>
    <w:p w14:paraId="41F38C0F">
      <w:pPr>
        <w:keepNext w:val="0"/>
        <w:keepLines w:val="0"/>
        <w:widowControl/>
        <w:numPr>
          <w:ilvl w:val="0"/>
          <w:numId w:val="71"/>
        </w:numPr>
        <w:suppressLineNumbers w:val="0"/>
        <w:spacing w:before="0" w:beforeAutospacing="1" w:after="0" w:afterAutospacing="1"/>
        <w:ind w:left="720" w:hanging="360"/>
        <w:rPr>
          <w:ins w:id="1819" w:author="Mohamed Asbour Kaba Diakité" w:date="2026-03-22T10:58:32Z"/>
        </w:rPr>
      </w:pPr>
      <w:ins w:id="1820" w:author="Mohamed Asbour Kaba Diakité" w:date="2026-03-22T10:58:32Z">
        <w:r>
          <w:rPr/>
          <w:t xml:space="preserve">améliorer la lisibilité et l’exploitabilité du fichier </w:t>
        </w:r>
      </w:ins>
    </w:p>
    <w:p w14:paraId="09237637">
      <w:pPr>
        <w:pStyle w:val="9"/>
        <w:keepNext w:val="0"/>
        <w:keepLines w:val="0"/>
        <w:widowControl/>
        <w:suppressLineNumbers w:val="0"/>
        <w:rPr>
          <w:ins w:id="1822" w:author="Mohamed Asbour Kaba Diakité" w:date="2026-03-22T10:58:32Z"/>
        </w:rPr>
        <w:pPrChange w:id="1821" w:author="Mohamed Asbour Kaba Diakité" w:date="2026-03-22T10:59:18Z">
          <w:pPr>
            <w:keepNext w:val="0"/>
            <w:keepLines w:val="0"/>
            <w:widowControl/>
            <w:suppressLineNumbers w:val="0"/>
          </w:pPr>
        </w:pPrChange>
      </w:pPr>
      <w:ins w:id="1823" w:author="Mohamed Asbour Kaba Diakité" w:date="2026-03-22T10:58:32Z">
        <w:r>
          <w:rPr/>
          <w:t xml:space="preserve">Cette activité s’inscrit dans une logique de </w:t>
        </w:r>
      </w:ins>
      <w:ins w:id="1824" w:author="Mohamed Asbour Kaba Diakité" w:date="2026-03-22T10:58:32Z">
        <w:r>
          <w:rPr>
            <w:rStyle w:val="6"/>
          </w:rPr>
          <w:t>qualité des données</w:t>
        </w:r>
      </w:ins>
      <w:ins w:id="1825" w:author="Mohamed Asbour Kaba Diakité" w:date="2026-03-22T10:58:32Z">
        <w:r>
          <w:rPr/>
          <w:t>, essentielle pour garantir la fiabilité des analyses et des rapports.</w:t>
        </w:r>
      </w:ins>
    </w:p>
    <w:p w14:paraId="2E0D17A5">
      <w:pPr>
        <w:pStyle w:val="3"/>
        <w:keepNext w:val="0"/>
        <w:keepLines w:val="0"/>
        <w:widowControl/>
        <w:suppressLineNumbers w:val="0"/>
        <w:rPr>
          <w:ins w:id="1826" w:author="Mohamed Asbour Kaba Diakité" w:date="2026-03-22T10:58:32Z"/>
        </w:rPr>
      </w:pPr>
      <w:ins w:id="1827" w:author="Mohamed Asbour Kaba Diakité" w:date="2026-03-22T10:58:32Z">
        <w:r>
          <w:rPr/>
          <w:t>5.11.3 Lancement du projet Power Apps “Laissez-Passer” (18/03/2026)</w:t>
        </w:r>
      </w:ins>
    </w:p>
    <w:p w14:paraId="23676C0B">
      <w:pPr>
        <w:pStyle w:val="9"/>
        <w:keepNext w:val="0"/>
        <w:keepLines w:val="0"/>
        <w:widowControl/>
        <w:suppressLineNumbers w:val="0"/>
        <w:rPr>
          <w:ins w:id="1828" w:author="Mohamed Asbour Kaba Diakité" w:date="2026-03-22T10:58:32Z"/>
        </w:rPr>
      </w:pPr>
      <w:ins w:id="1829" w:author="Mohamed Asbour Kaba Diakité" w:date="2026-03-22T10:58:32Z">
        <w:r>
          <w:rPr/>
          <w:t xml:space="preserve">Cette journée a marqué le début d’un projet majeur confié par Monsieur Cellou : la conception d’une application intitulée </w:t>
        </w:r>
      </w:ins>
      <w:ins w:id="1830" w:author="Mohamed Asbour Kaba Diakité" w:date="2026-03-22T10:58:32Z">
        <w:r>
          <w:rPr>
            <w:rStyle w:val="6"/>
          </w:rPr>
          <w:t>“Laissez-Passer” (Gate Pass)</w:t>
        </w:r>
      </w:ins>
      <w:ins w:id="1831" w:author="Mohamed Asbour Kaba Diakité" w:date="2026-03-22T10:58:32Z">
        <w:r>
          <w:rPr/>
          <w:t xml:space="preserve"> à l’aide de </w:t>
        </w:r>
      </w:ins>
      <w:ins w:id="1832" w:author="Mohamed Asbour Kaba Diakité" w:date="2026-03-22T10:58:32Z">
        <w:r>
          <w:rPr>
            <w:rStyle w:val="6"/>
          </w:rPr>
          <w:t>Microsoft Power Apps</w:t>
        </w:r>
      </w:ins>
      <w:ins w:id="1833" w:author="Mohamed Asbour Kaba Diakité" w:date="2026-03-22T10:58:32Z">
        <w:r>
          <w:rPr/>
          <w:t>.</w:t>
        </w:r>
      </w:ins>
    </w:p>
    <w:p w14:paraId="2EDB762E">
      <w:pPr>
        <w:pStyle w:val="9"/>
        <w:keepNext w:val="0"/>
        <w:keepLines w:val="0"/>
        <w:widowControl/>
        <w:suppressLineNumbers w:val="0"/>
        <w:rPr>
          <w:ins w:id="1834" w:author="Mohamed Asbour Kaba Diakité" w:date="2026-03-22T10:58:32Z"/>
        </w:rPr>
      </w:pPr>
      <w:ins w:id="1835" w:author="Mohamed Asbour Kaba Diakité" w:date="2026-03-22T10:58:32Z">
        <w:r>
          <w:rPr/>
          <w:t>L’objectif du projet était de :</w:t>
        </w:r>
      </w:ins>
    </w:p>
    <w:p w14:paraId="5A3D631F">
      <w:pPr>
        <w:keepNext w:val="0"/>
        <w:keepLines w:val="0"/>
        <w:widowControl/>
        <w:numPr>
          <w:ilvl w:val="0"/>
          <w:numId w:val="72"/>
        </w:numPr>
        <w:suppressLineNumbers w:val="0"/>
        <w:spacing w:before="0" w:beforeAutospacing="1" w:after="0" w:afterAutospacing="1"/>
        <w:ind w:left="720" w:hanging="360"/>
        <w:rPr>
          <w:ins w:id="1836" w:author="Mohamed Asbour Kaba Diakité" w:date="2026-03-22T10:58:32Z"/>
        </w:rPr>
      </w:pPr>
      <w:ins w:id="1837" w:author="Mohamed Asbour Kaba Diakité" w:date="2026-03-22T10:58:32Z">
        <w:r>
          <w:rPr/>
          <w:t xml:space="preserve">digitaliser un formulaire papier existant </w:t>
        </w:r>
      </w:ins>
    </w:p>
    <w:p w14:paraId="3597E4A1">
      <w:pPr>
        <w:keepNext w:val="0"/>
        <w:keepLines w:val="0"/>
        <w:widowControl/>
        <w:numPr>
          <w:ilvl w:val="0"/>
          <w:numId w:val="72"/>
        </w:numPr>
        <w:suppressLineNumbers w:val="0"/>
        <w:spacing w:before="0" w:beforeAutospacing="1" w:after="0" w:afterAutospacing="1"/>
        <w:ind w:left="720" w:hanging="360"/>
        <w:rPr>
          <w:ins w:id="1838" w:author="Mohamed Asbour Kaba Diakité" w:date="2026-03-22T10:58:32Z"/>
        </w:rPr>
      </w:pPr>
      <w:ins w:id="1839" w:author="Mohamed Asbour Kaba Diakité" w:date="2026-03-22T10:58:32Z">
        <w:r>
          <w:rPr/>
          <w:t xml:space="preserve">créer une interface avec plusieurs champs de saisie </w:t>
        </w:r>
      </w:ins>
    </w:p>
    <w:p w14:paraId="706A6354">
      <w:pPr>
        <w:keepNext w:val="0"/>
        <w:keepLines w:val="0"/>
        <w:widowControl/>
        <w:numPr>
          <w:ilvl w:val="0"/>
          <w:numId w:val="72"/>
        </w:numPr>
        <w:suppressLineNumbers w:val="0"/>
        <w:spacing w:before="0" w:beforeAutospacing="1" w:after="0" w:afterAutospacing="1"/>
        <w:ind w:left="720" w:hanging="360"/>
        <w:rPr>
          <w:ins w:id="1840" w:author="Mohamed Asbour Kaba Diakité" w:date="2026-03-22T10:58:32Z"/>
        </w:rPr>
      </w:pPr>
      <w:ins w:id="1841" w:author="Mohamed Asbour Kaba Diakité" w:date="2026-03-22T10:58:32Z">
        <w:r>
          <w:rPr/>
          <w:t xml:space="preserve">automatiser la gestion des demandes d’accès </w:t>
        </w:r>
      </w:ins>
    </w:p>
    <w:p w14:paraId="49621A06">
      <w:pPr>
        <w:pStyle w:val="9"/>
        <w:keepNext w:val="0"/>
        <w:keepLines w:val="0"/>
        <w:widowControl/>
        <w:suppressLineNumbers w:val="0"/>
        <w:rPr>
          <w:ins w:id="1842" w:author="Mohamed Asbour Kaba Diakité" w:date="2026-03-22T10:58:32Z"/>
        </w:rPr>
      </w:pPr>
      <w:ins w:id="1843" w:author="Mohamed Asbour Kaba Diakité" w:date="2026-03-22T10:58:32Z">
        <w:r>
          <w:rPr/>
          <w:t>Ne disposant que de connaissances limitées sur Power Apps, mon binôme et moi avons adopté une approche progressive basée sur :</w:t>
        </w:r>
      </w:ins>
    </w:p>
    <w:p w14:paraId="1440589B">
      <w:pPr>
        <w:keepNext w:val="0"/>
        <w:keepLines w:val="0"/>
        <w:widowControl/>
        <w:numPr>
          <w:ilvl w:val="0"/>
          <w:numId w:val="73"/>
        </w:numPr>
        <w:suppressLineNumbers w:val="0"/>
        <w:spacing w:before="0" w:beforeAutospacing="1" w:after="0" w:afterAutospacing="1"/>
        <w:ind w:left="720" w:hanging="360"/>
        <w:rPr>
          <w:ins w:id="1844" w:author="Mohamed Asbour Kaba Diakité" w:date="2026-03-22T10:58:32Z"/>
        </w:rPr>
      </w:pPr>
      <w:ins w:id="1845" w:author="Mohamed Asbour Kaba Diakité" w:date="2026-03-22T10:58:32Z">
        <w:r>
          <w:rPr/>
          <w:t xml:space="preserve">l’apprentissage pratique (learning by doing) </w:t>
        </w:r>
      </w:ins>
    </w:p>
    <w:p w14:paraId="4779BC46">
      <w:pPr>
        <w:keepNext w:val="0"/>
        <w:keepLines w:val="0"/>
        <w:widowControl/>
        <w:numPr>
          <w:ilvl w:val="0"/>
          <w:numId w:val="73"/>
        </w:numPr>
        <w:suppressLineNumbers w:val="0"/>
        <w:spacing w:before="0" w:beforeAutospacing="1" w:after="0" w:afterAutospacing="1"/>
        <w:ind w:left="720" w:hanging="360"/>
        <w:rPr>
          <w:ins w:id="1846" w:author="Mohamed Asbour Kaba Diakité" w:date="2026-03-22T10:58:32Z"/>
        </w:rPr>
      </w:pPr>
      <w:ins w:id="1847" w:author="Mohamed Asbour Kaba Diakité" w:date="2026-03-22T10:58:32Z">
        <w:r>
          <w:rPr/>
          <w:t xml:space="preserve">la création de plusieurs </w:t>
        </w:r>
      </w:ins>
      <w:ins w:id="1848" w:author="Mohamed Asbour Kaba Diakité" w:date="2026-03-22T10:58:32Z">
        <w:r>
          <w:rPr>
            <w:rStyle w:val="6"/>
          </w:rPr>
          <w:t>listes SharePoint</w:t>
        </w:r>
      </w:ins>
      <w:ins w:id="1849" w:author="Mohamed Asbour Kaba Diakité" w:date="2026-03-22T10:58:32Z">
        <w:r>
          <w:rPr/>
          <w:t xml:space="preserve"> pour tester l’intégration des données </w:t>
        </w:r>
      </w:ins>
    </w:p>
    <w:p w14:paraId="35AAC991">
      <w:pPr>
        <w:keepNext w:val="0"/>
        <w:keepLines w:val="0"/>
        <w:widowControl/>
        <w:numPr>
          <w:ilvl w:val="0"/>
          <w:numId w:val="73"/>
        </w:numPr>
        <w:suppressLineNumbers w:val="0"/>
        <w:spacing w:before="0" w:beforeAutospacing="1" w:after="0" w:afterAutospacing="1"/>
        <w:ind w:left="720" w:hanging="360"/>
        <w:rPr>
          <w:ins w:id="1850" w:author="Mohamed Asbour Kaba Diakité" w:date="2026-03-22T10:58:32Z"/>
        </w:rPr>
      </w:pPr>
      <w:ins w:id="1851" w:author="Mohamed Asbour Kaba Diakité" w:date="2026-03-22T10:58:32Z">
        <w:r>
          <w:rPr/>
          <w:t xml:space="preserve">l’expérimentation des connexions entre SharePoint et Power Apps </w:t>
        </w:r>
      </w:ins>
    </w:p>
    <w:p w14:paraId="556A87AD">
      <w:pPr>
        <w:pStyle w:val="9"/>
        <w:keepNext w:val="0"/>
        <w:keepLines w:val="0"/>
        <w:widowControl/>
        <w:suppressLineNumbers w:val="0"/>
        <w:rPr>
          <w:ins w:id="1852" w:author="Mohamed Asbour Kaba Diakité" w:date="2026-03-22T10:58:32Z"/>
        </w:rPr>
      </w:pPr>
      <w:ins w:id="1853" w:author="Mohamed Asbour Kaba Diakité" w:date="2026-03-22T10:58:32Z">
        <w:r>
          <w:rPr/>
          <w:t>Nous avons rencontré de nombreuses difficultés techniques, notamment :</w:t>
        </w:r>
      </w:ins>
    </w:p>
    <w:p w14:paraId="26B3C320">
      <w:pPr>
        <w:keepNext w:val="0"/>
        <w:keepLines w:val="0"/>
        <w:widowControl/>
        <w:numPr>
          <w:ilvl w:val="0"/>
          <w:numId w:val="74"/>
        </w:numPr>
        <w:suppressLineNumbers w:val="0"/>
        <w:spacing w:before="0" w:beforeAutospacing="1" w:after="0" w:afterAutospacing="1"/>
        <w:ind w:left="720" w:hanging="360"/>
        <w:rPr>
          <w:ins w:id="1854" w:author="Mohamed Asbour Kaba Diakité" w:date="2026-03-22T10:58:32Z"/>
        </w:rPr>
      </w:pPr>
      <w:ins w:id="1855" w:author="Mohamed Asbour Kaba Diakité" w:date="2026-03-22T10:58:32Z">
        <w:r>
          <w:rPr/>
          <w:t xml:space="preserve">la compréhension de la logique de l’outil </w:t>
        </w:r>
      </w:ins>
    </w:p>
    <w:p w14:paraId="7CAA4594">
      <w:pPr>
        <w:keepNext w:val="0"/>
        <w:keepLines w:val="0"/>
        <w:widowControl/>
        <w:numPr>
          <w:ilvl w:val="0"/>
          <w:numId w:val="74"/>
        </w:numPr>
        <w:suppressLineNumbers w:val="0"/>
        <w:spacing w:before="0" w:beforeAutospacing="1" w:after="0" w:afterAutospacing="1"/>
        <w:ind w:left="720" w:hanging="360"/>
        <w:rPr>
          <w:ins w:id="1856" w:author="Mohamed Asbour Kaba Diakité" w:date="2026-03-22T10:58:32Z"/>
        </w:rPr>
      </w:pPr>
      <w:ins w:id="1857" w:author="Mohamed Asbour Kaba Diakité" w:date="2026-03-22T10:58:32Z">
        <w:r>
          <w:rPr/>
          <w:t xml:space="preserve">la structuration des données </w:t>
        </w:r>
      </w:ins>
    </w:p>
    <w:p w14:paraId="2971FE90">
      <w:pPr>
        <w:keepNext w:val="0"/>
        <w:keepLines w:val="0"/>
        <w:widowControl/>
        <w:numPr>
          <w:ilvl w:val="0"/>
          <w:numId w:val="74"/>
        </w:numPr>
        <w:suppressLineNumbers w:val="0"/>
        <w:spacing w:before="0" w:beforeAutospacing="1" w:after="0" w:afterAutospacing="1"/>
        <w:ind w:left="720" w:hanging="360"/>
        <w:rPr>
          <w:ins w:id="1858" w:author="Mohamed Asbour Kaba Diakité" w:date="2026-03-22T10:58:32Z"/>
        </w:rPr>
      </w:pPr>
      <w:ins w:id="1859" w:author="Mohamed Asbour Kaba Diakité" w:date="2026-03-22T10:58:32Z">
        <w:r>
          <w:rPr/>
          <w:t xml:space="preserve">l’intégration des sources de données </w:t>
        </w:r>
      </w:ins>
    </w:p>
    <w:p w14:paraId="05F42DCA">
      <w:pPr>
        <w:pStyle w:val="9"/>
        <w:keepNext w:val="0"/>
        <w:keepLines w:val="0"/>
        <w:widowControl/>
        <w:suppressLineNumbers w:val="0"/>
        <w:rPr>
          <w:ins w:id="1860" w:author="Mohamed Asbour Kaba Diakité" w:date="2026-03-22T10:58:32Z"/>
        </w:rPr>
      </w:pPr>
      <w:ins w:id="1861" w:author="Mohamed Asbour Kaba Diakité" w:date="2026-03-22T10:58:32Z">
        <w:r>
          <w:rPr/>
          <w:t>Pour surmonter ces obstacles, nous avons utilisé plusieurs ressources :</w:t>
        </w:r>
      </w:ins>
    </w:p>
    <w:p w14:paraId="4313553E">
      <w:pPr>
        <w:keepNext w:val="0"/>
        <w:keepLines w:val="0"/>
        <w:widowControl/>
        <w:numPr>
          <w:ilvl w:val="0"/>
          <w:numId w:val="75"/>
        </w:numPr>
        <w:suppressLineNumbers w:val="0"/>
        <w:spacing w:before="0" w:beforeAutospacing="1" w:after="0" w:afterAutospacing="1"/>
        <w:ind w:left="720" w:hanging="360"/>
        <w:rPr>
          <w:ins w:id="1862" w:author="Mohamed Asbour Kaba Diakité" w:date="2026-03-22T10:58:32Z"/>
        </w:rPr>
      </w:pPr>
      <w:ins w:id="1863" w:author="Mohamed Asbour Kaba Diakité" w:date="2026-03-22T10:58:32Z">
        <w:r>
          <w:rPr/>
          <w:t xml:space="preserve">tutoriels YouTube </w:t>
        </w:r>
      </w:ins>
    </w:p>
    <w:p w14:paraId="715170E7">
      <w:pPr>
        <w:keepNext w:val="0"/>
        <w:keepLines w:val="0"/>
        <w:widowControl/>
        <w:numPr>
          <w:ilvl w:val="0"/>
          <w:numId w:val="75"/>
        </w:numPr>
        <w:suppressLineNumbers w:val="0"/>
        <w:spacing w:before="0" w:beforeAutospacing="1" w:after="0" w:afterAutospacing="1"/>
        <w:ind w:left="720" w:hanging="360"/>
        <w:rPr>
          <w:ins w:id="1864" w:author="Mohamed Asbour Kaba Diakité" w:date="2026-03-22T10:58:32Z"/>
        </w:rPr>
      </w:pPr>
      <w:ins w:id="1865" w:author="Mohamed Asbour Kaba Diakité" w:date="2026-03-22T10:58:32Z">
        <w:r>
          <w:rPr/>
          <w:t xml:space="preserve">outils d’intelligence artificielle (ChatGPT, Copilot) </w:t>
        </w:r>
      </w:ins>
    </w:p>
    <w:p w14:paraId="25AC8158">
      <w:pPr>
        <w:keepNext w:val="0"/>
        <w:keepLines w:val="0"/>
        <w:widowControl/>
        <w:numPr>
          <w:ilvl w:val="0"/>
          <w:numId w:val="75"/>
        </w:numPr>
        <w:suppressLineNumbers w:val="0"/>
        <w:spacing w:before="0" w:beforeAutospacing="1" w:after="0" w:afterAutospacing="1"/>
        <w:ind w:left="720" w:hanging="360"/>
        <w:rPr>
          <w:ins w:id="1866" w:author="Mohamed Asbour Kaba Diakité" w:date="2026-03-22T10:58:32Z"/>
        </w:rPr>
      </w:pPr>
      <w:ins w:id="1867" w:author="Mohamed Asbour Kaba Diakité" w:date="2026-03-22T10:58:32Z">
        <w:r>
          <w:rPr/>
          <w:t xml:space="preserve">documentation en ligne </w:t>
        </w:r>
      </w:ins>
    </w:p>
    <w:p w14:paraId="449ED4CA">
      <w:pPr>
        <w:pStyle w:val="9"/>
        <w:keepNext w:val="0"/>
        <w:keepLines w:val="0"/>
        <w:widowControl/>
        <w:suppressLineNumbers w:val="0"/>
        <w:rPr>
          <w:ins w:id="1869" w:author="Mohamed Asbour Kaba Diakité" w:date="2026-03-22T10:58:32Z"/>
        </w:rPr>
        <w:pPrChange w:id="1868" w:author="Mohamed Asbour Kaba Diakité" w:date="2026-03-22T10:59:10Z">
          <w:pPr>
            <w:keepNext w:val="0"/>
            <w:keepLines w:val="0"/>
            <w:widowControl/>
            <w:suppressLineNumbers w:val="0"/>
          </w:pPr>
        </w:pPrChange>
      </w:pPr>
      <w:ins w:id="1870" w:author="Mohamed Asbour Kaba Diakité" w:date="2026-03-22T10:58:32Z">
        <w:r>
          <w:rPr/>
          <w:t>Grâce à une forte persévérance et une stratégie d’apprentissage continue, nous avons réussi à poser les bases fonctionnelles de l’application.</w:t>
        </w:r>
      </w:ins>
    </w:p>
    <w:p w14:paraId="66EEF6D7">
      <w:pPr>
        <w:pStyle w:val="3"/>
        <w:keepNext w:val="0"/>
        <w:keepLines w:val="0"/>
        <w:widowControl/>
        <w:suppressLineNumbers w:val="0"/>
        <w:rPr>
          <w:ins w:id="1871" w:author="Mohamed Asbour Kaba Diakité" w:date="2026-03-22T10:58:32Z"/>
        </w:rPr>
      </w:pPr>
      <w:ins w:id="1872" w:author="Mohamed Asbour Kaba Diakité" w:date="2026-03-22T10:58:32Z">
        <w:r>
          <w:rPr/>
          <w:t>5.11.4 Avancement du développement et complexité de Power Apps (19/03/2026)</w:t>
        </w:r>
      </w:ins>
    </w:p>
    <w:p w14:paraId="17C430BA">
      <w:pPr>
        <w:pStyle w:val="9"/>
        <w:keepNext w:val="0"/>
        <w:keepLines w:val="0"/>
        <w:widowControl/>
        <w:suppressLineNumbers w:val="0"/>
        <w:rPr>
          <w:ins w:id="1873" w:author="Mohamed Asbour Kaba Diakité" w:date="2026-03-22T10:58:32Z"/>
        </w:rPr>
      </w:pPr>
      <w:ins w:id="1874" w:author="Mohamed Asbour Kaba Diakité" w:date="2026-03-22T10:58:32Z">
        <w:r>
          <w:rPr/>
          <w:t>Cette journée a été consacrée à la poursuite du développement de l’application “Laissez-Passer”.</w:t>
        </w:r>
      </w:ins>
    </w:p>
    <w:p w14:paraId="3C870EE7">
      <w:pPr>
        <w:pStyle w:val="9"/>
        <w:keepNext w:val="0"/>
        <w:keepLines w:val="0"/>
        <w:widowControl/>
        <w:suppressLineNumbers w:val="0"/>
        <w:rPr>
          <w:ins w:id="1875" w:author="Mohamed Asbour Kaba Diakité" w:date="2026-03-22T10:58:32Z"/>
        </w:rPr>
      </w:pPr>
      <w:ins w:id="1876" w:author="Mohamed Asbour Kaba Diakité" w:date="2026-03-22T10:58:32Z">
        <w:r>
          <w:rPr/>
          <w:t>Nous avons réussi à implémenter certaines fonctionnalités clés, notamment :</w:t>
        </w:r>
      </w:ins>
    </w:p>
    <w:p w14:paraId="1ED10A88">
      <w:pPr>
        <w:keepNext w:val="0"/>
        <w:keepLines w:val="0"/>
        <w:widowControl/>
        <w:numPr>
          <w:ilvl w:val="0"/>
          <w:numId w:val="76"/>
        </w:numPr>
        <w:suppressLineNumbers w:val="0"/>
        <w:spacing w:before="0" w:beforeAutospacing="1" w:after="0" w:afterAutospacing="1"/>
        <w:ind w:left="720" w:hanging="360"/>
        <w:rPr>
          <w:ins w:id="1877" w:author="Mohamed Asbour Kaba Diakité" w:date="2026-03-22T10:58:32Z"/>
        </w:rPr>
      </w:pPr>
      <w:ins w:id="1878" w:author="Mohamed Asbour Kaba Diakité" w:date="2026-03-22T10:58:32Z">
        <w:r>
          <w:rPr/>
          <w:t xml:space="preserve">la création de boutons d’action (ex : bouton de création de nouveaux enregistrements) </w:t>
        </w:r>
      </w:ins>
    </w:p>
    <w:p w14:paraId="2CE121AA">
      <w:pPr>
        <w:keepNext w:val="0"/>
        <w:keepLines w:val="0"/>
        <w:widowControl/>
        <w:numPr>
          <w:ilvl w:val="0"/>
          <w:numId w:val="76"/>
        </w:numPr>
        <w:suppressLineNumbers w:val="0"/>
        <w:spacing w:before="0" w:beforeAutospacing="1" w:after="0" w:afterAutospacing="1"/>
        <w:ind w:left="720" w:hanging="360"/>
        <w:rPr>
          <w:ins w:id="1879" w:author="Mohamed Asbour Kaba Diakité" w:date="2026-03-22T10:58:32Z"/>
        </w:rPr>
      </w:pPr>
      <w:ins w:id="1880" w:author="Mohamed Asbour Kaba Diakité" w:date="2026-03-22T10:58:32Z">
        <w:r>
          <w:rPr/>
          <w:t xml:space="preserve">la gestion des interactions utilisateur </w:t>
        </w:r>
      </w:ins>
    </w:p>
    <w:p w14:paraId="36D810D8">
      <w:pPr>
        <w:pStyle w:val="9"/>
        <w:keepNext w:val="0"/>
        <w:keepLines w:val="0"/>
        <w:widowControl/>
        <w:suppressLineNumbers w:val="0"/>
        <w:rPr>
          <w:ins w:id="1881" w:author="Mohamed Asbour Kaba Diakité" w:date="2026-03-22T10:58:32Z"/>
        </w:rPr>
      </w:pPr>
      <w:ins w:id="1882" w:author="Mohamed Asbour Kaba Diakité" w:date="2026-03-22T10:58:32Z">
        <w:r>
          <w:rPr/>
          <w:t xml:space="preserve">Monsieur Cellou nous a orientés vers l’utilisation du concept de </w:t>
        </w:r>
      </w:ins>
      <w:ins w:id="1883" w:author="Mohamed Asbour Kaba Diakité" w:date="2026-03-22T10:58:32Z">
        <w:r>
          <w:rPr>
            <w:rStyle w:val="6"/>
          </w:rPr>
          <w:t>“table extensible”</w:t>
        </w:r>
      </w:ins>
      <w:ins w:id="1884" w:author="Mohamed Asbour Kaba Diakité" w:date="2026-03-22T10:58:32Z">
        <w:r>
          <w:rPr/>
          <w:t>, permettant d’afficher et de manipuler plusieurs listes SharePoint dans une même interface Power Apps.</w:t>
        </w:r>
      </w:ins>
    </w:p>
    <w:p w14:paraId="60BAD967">
      <w:pPr>
        <w:pStyle w:val="9"/>
        <w:keepNext w:val="0"/>
        <w:keepLines w:val="0"/>
        <w:widowControl/>
        <w:suppressLineNumbers w:val="0"/>
        <w:rPr>
          <w:ins w:id="1885" w:author="Mohamed Asbour Kaba Diakité" w:date="2026-03-22T10:58:32Z"/>
        </w:rPr>
      </w:pPr>
      <w:ins w:id="1886" w:author="Mohamed Asbour Kaba Diakité" w:date="2026-03-22T10:58:32Z">
        <w:r>
          <w:rPr/>
          <w:t>Cette recommandation a constitué un élément déterminant dans la progression du projet.</w:t>
        </w:r>
      </w:ins>
    </w:p>
    <w:p w14:paraId="70488FBA">
      <w:pPr>
        <w:pStyle w:val="9"/>
        <w:keepNext w:val="0"/>
        <w:keepLines w:val="0"/>
        <w:widowControl/>
        <w:suppressLineNumbers w:val="0"/>
        <w:rPr>
          <w:ins w:id="1887" w:author="Mohamed Asbour Kaba Diakité" w:date="2026-03-22T10:58:32Z"/>
        </w:rPr>
      </w:pPr>
      <w:ins w:id="1888" w:author="Mohamed Asbour Kaba Diakité" w:date="2026-03-22T10:58:32Z">
        <w:r>
          <w:rPr/>
          <w:t>Malgré ces avancées, nous avons été confrontés à plusieurs défis :</w:t>
        </w:r>
      </w:ins>
    </w:p>
    <w:p w14:paraId="0BBDCB59">
      <w:pPr>
        <w:keepNext w:val="0"/>
        <w:keepLines w:val="0"/>
        <w:widowControl/>
        <w:numPr>
          <w:ilvl w:val="0"/>
          <w:numId w:val="77"/>
        </w:numPr>
        <w:suppressLineNumbers w:val="0"/>
        <w:spacing w:before="0" w:beforeAutospacing="1" w:after="0" w:afterAutospacing="1"/>
        <w:ind w:left="720" w:hanging="360"/>
        <w:rPr>
          <w:ins w:id="1889" w:author="Mohamed Asbour Kaba Diakité" w:date="2026-03-22T10:58:32Z"/>
        </w:rPr>
      </w:pPr>
      <w:ins w:id="1890" w:author="Mohamed Asbour Kaba Diakité" w:date="2026-03-22T10:58:32Z">
        <w:r>
          <w:rPr/>
          <w:t xml:space="preserve">complexité de l’interface Power Apps </w:t>
        </w:r>
      </w:ins>
    </w:p>
    <w:p w14:paraId="63BF27A3">
      <w:pPr>
        <w:keepNext w:val="0"/>
        <w:keepLines w:val="0"/>
        <w:widowControl/>
        <w:numPr>
          <w:ilvl w:val="0"/>
          <w:numId w:val="77"/>
        </w:numPr>
        <w:suppressLineNumbers w:val="0"/>
        <w:spacing w:before="0" w:beforeAutospacing="1" w:after="0" w:afterAutospacing="1"/>
        <w:ind w:left="720" w:hanging="360"/>
        <w:rPr>
          <w:ins w:id="1891" w:author="Mohamed Asbour Kaba Diakité" w:date="2026-03-22T10:58:32Z"/>
        </w:rPr>
      </w:pPr>
      <w:ins w:id="1892" w:author="Mohamed Asbour Kaba Diakité" w:date="2026-03-22T10:58:32Z">
        <w:r>
          <w:rPr/>
          <w:t xml:space="preserve">difficulté de positionnement et de gestion des champs </w:t>
        </w:r>
      </w:ins>
    </w:p>
    <w:p w14:paraId="27FFE1F3">
      <w:pPr>
        <w:keepNext w:val="0"/>
        <w:keepLines w:val="0"/>
        <w:widowControl/>
        <w:numPr>
          <w:ilvl w:val="0"/>
          <w:numId w:val="77"/>
        </w:numPr>
        <w:suppressLineNumbers w:val="0"/>
        <w:spacing w:before="0" w:beforeAutospacing="1" w:after="0" w:afterAutospacing="1"/>
        <w:ind w:left="720" w:hanging="360"/>
        <w:rPr>
          <w:ins w:id="1893" w:author="Mohamed Asbour Kaba Diakité" w:date="2026-03-22T10:58:32Z"/>
        </w:rPr>
      </w:pPr>
      <w:ins w:id="1894" w:author="Mohamed Asbour Kaba Diakité" w:date="2026-03-22T10:58:32Z">
        <w:r>
          <w:rPr/>
          <w:t xml:space="preserve">différences importantes avec les autres outils Microsoft plus intuitifs </w:t>
        </w:r>
      </w:ins>
    </w:p>
    <w:p w14:paraId="60C3DDE0">
      <w:pPr>
        <w:pStyle w:val="9"/>
        <w:keepNext w:val="0"/>
        <w:keepLines w:val="0"/>
        <w:widowControl/>
        <w:suppressLineNumbers w:val="0"/>
        <w:rPr>
          <w:ins w:id="1895" w:author="Mohamed Asbour Kaba Diakité" w:date="2026-03-22T10:58:32Z"/>
        </w:rPr>
      </w:pPr>
      <w:ins w:id="1896" w:author="Mohamed Asbour Kaba Diakité" w:date="2026-03-22T10:58:32Z">
        <w:r>
          <w:rPr/>
          <w:t>Nous avons également sollicité l’aide de collègues, notamment Monsieur Saidou et Monsieur Abdoulaye, qui rencontraient eux aussi des difficultés sur cet outil.</w:t>
        </w:r>
      </w:ins>
    </w:p>
    <w:p w14:paraId="14F7E586">
      <w:pPr>
        <w:pStyle w:val="9"/>
        <w:keepNext w:val="0"/>
        <w:keepLines w:val="0"/>
        <w:widowControl/>
        <w:suppressLineNumbers w:val="0"/>
        <w:rPr>
          <w:ins w:id="1897" w:author="Mohamed Asbour Kaba Diakité" w:date="2026-03-22T10:58:32Z"/>
        </w:rPr>
      </w:pPr>
      <w:ins w:id="1898" w:author="Mohamed Asbour Kaba Diakité" w:date="2026-03-22T10:58:32Z">
        <w:r>
          <w:rPr/>
          <w:t>Après deux jours de travail intensif, nous avons pris la décision stratégique de :</w:t>
        </w:r>
      </w:ins>
    </w:p>
    <w:p w14:paraId="1C1C8C2C">
      <w:pPr>
        <w:pStyle w:val="9"/>
        <w:keepNext w:val="0"/>
        <w:keepLines w:val="0"/>
        <w:widowControl/>
        <w:suppressLineNumbers w:val="0"/>
        <w:rPr>
          <w:ins w:id="1899" w:author="Mohamed Asbour Kaba Diakité" w:date="2026-03-22T10:58:32Z"/>
        </w:rPr>
      </w:pPr>
      <w:ins w:id="1900" w:author="Mohamed Asbour Kaba Diakité" w:date="2026-03-22T10:58:32Z">
        <w:r>
          <w:rPr/>
          <w:t xml:space="preserve">➡ </w:t>
        </w:r>
      </w:ins>
      <w:ins w:id="1901" w:author="Mohamed Asbour Kaba Diakité" w:date="2026-03-22T10:58:32Z">
        <w:r>
          <w:rPr>
            <w:rStyle w:val="6"/>
          </w:rPr>
          <w:t>simplifier l’application</w:t>
        </w:r>
      </w:ins>
      <w:ins w:id="1902" w:author="Mohamed Asbour Kaba Diakité" w:date="2026-03-22T10:58:32Z">
        <w:r>
          <w:rPr/>
          <w:t>, compte tenu de notre niveau débutant</w:t>
        </w:r>
      </w:ins>
      <w:ins w:id="1903" w:author="Mohamed Asbour Kaba Diakité" w:date="2026-03-22T10:58:32Z">
        <w:r>
          <w:rPr/>
          <w:br w:type="textWrapping"/>
        </w:r>
      </w:ins>
      <w:ins w:id="1904" w:author="Mohamed Asbour Kaba Diakité" w:date="2026-03-22T10:58:32Z">
        <w:r>
          <w:rPr/>
          <w:t xml:space="preserve">➡ </w:t>
        </w:r>
      </w:ins>
      <w:ins w:id="1905" w:author="Mohamed Asbour Kaba Diakité" w:date="2026-03-22T10:58:32Z">
        <w:r>
          <w:rPr>
            <w:rStyle w:val="6"/>
          </w:rPr>
          <w:t>prioriser la livraison d’une version fonctionnelle</w:t>
        </w:r>
      </w:ins>
      <w:ins w:id="1906" w:author="Mohamed Asbour Kaba Diakité" w:date="2026-03-22T10:58:32Z">
        <w:r>
          <w:rPr/>
          <w:t xml:space="preserve"> plutôt qu’une solution complexe</w:t>
        </w:r>
      </w:ins>
    </w:p>
    <w:p w14:paraId="1C7B51A9">
      <w:pPr>
        <w:pStyle w:val="9"/>
        <w:keepNext w:val="0"/>
        <w:keepLines w:val="0"/>
        <w:widowControl/>
        <w:suppressLineNumbers w:val="0"/>
        <w:rPr>
          <w:ins w:id="1908" w:author="Mohamed Asbour Kaba Diakité" w:date="2026-03-22T10:58:32Z"/>
        </w:rPr>
        <w:pPrChange w:id="1907" w:author="Mohamed Asbour Kaba Diakité" w:date="2026-03-22T10:58:58Z">
          <w:pPr>
            <w:keepNext w:val="0"/>
            <w:keepLines w:val="0"/>
            <w:widowControl/>
            <w:suppressLineNumbers w:val="0"/>
          </w:pPr>
        </w:pPrChange>
      </w:pPr>
      <w:ins w:id="1909" w:author="Mohamed Asbour Kaba Diakité" w:date="2026-03-22T10:58:32Z">
        <w:r>
          <w:rPr/>
          <w:t>Cette approche nous a permis de rester alignés avec les objectifs du projet tout en respectant les contraintes techniques.</w:t>
        </w:r>
      </w:ins>
    </w:p>
    <w:p w14:paraId="348DAC92">
      <w:pPr>
        <w:pStyle w:val="2"/>
        <w:keepNext w:val="0"/>
        <w:keepLines w:val="0"/>
        <w:widowControl/>
        <w:suppressLineNumbers w:val="0"/>
        <w:rPr>
          <w:ins w:id="1910" w:author="Mohamed Asbour Kaba Diakité" w:date="2026-03-22T10:58:32Z"/>
        </w:rPr>
      </w:pPr>
      <w:ins w:id="1911" w:author="Mohamed Asbour Kaba Diakité" w:date="2026-03-22T10:58:32Z">
        <w:r>
          <w:rPr/>
          <w:t>7. Difficultés rencontrées – Semaine 6</w:t>
        </w:r>
      </w:ins>
    </w:p>
    <w:p w14:paraId="14EEB033">
      <w:pPr>
        <w:pStyle w:val="9"/>
        <w:keepNext w:val="0"/>
        <w:keepLines w:val="0"/>
        <w:widowControl/>
        <w:suppressLineNumbers w:val="0"/>
        <w:rPr>
          <w:ins w:id="1912" w:author="Mohamed Asbour Kaba Diakité" w:date="2026-03-22T10:58:32Z"/>
        </w:rPr>
      </w:pPr>
      <w:ins w:id="1913" w:author="Mohamed Asbour Kaba Diakité" w:date="2026-03-22T10:58:32Z">
        <w:r>
          <w:rPr/>
          <w:t>Les principales difficultés rencontrées sont :</w:t>
        </w:r>
      </w:ins>
    </w:p>
    <w:p w14:paraId="72CBD101">
      <w:pPr>
        <w:keepNext w:val="0"/>
        <w:keepLines w:val="0"/>
        <w:widowControl/>
        <w:numPr>
          <w:ilvl w:val="0"/>
          <w:numId w:val="78"/>
        </w:numPr>
        <w:suppressLineNumbers w:val="0"/>
        <w:spacing w:before="0" w:beforeAutospacing="1" w:after="0" w:afterAutospacing="1"/>
        <w:ind w:left="720" w:hanging="360"/>
        <w:rPr>
          <w:ins w:id="1914" w:author="Mohamed Asbour Kaba Diakité" w:date="2026-03-22T10:58:32Z"/>
        </w:rPr>
      </w:pPr>
      <w:ins w:id="1915" w:author="Mohamed Asbour Kaba Diakité" w:date="2026-03-22T10:58:32Z">
        <w:r>
          <w:rPr/>
          <w:t xml:space="preserve">la prise en main de Power Apps et de sa logique de fonctionnement </w:t>
        </w:r>
      </w:ins>
    </w:p>
    <w:p w14:paraId="62474112">
      <w:pPr>
        <w:keepNext w:val="0"/>
        <w:keepLines w:val="0"/>
        <w:widowControl/>
        <w:numPr>
          <w:ilvl w:val="0"/>
          <w:numId w:val="78"/>
        </w:numPr>
        <w:suppressLineNumbers w:val="0"/>
        <w:spacing w:before="0" w:beforeAutospacing="1" w:after="0" w:afterAutospacing="1"/>
        <w:ind w:left="720" w:hanging="360"/>
        <w:rPr>
          <w:ins w:id="1916" w:author="Mohamed Asbour Kaba Diakité" w:date="2026-03-22T10:58:32Z"/>
        </w:rPr>
      </w:pPr>
      <w:ins w:id="1917" w:author="Mohamed Asbour Kaba Diakité" w:date="2026-03-22T10:58:32Z">
        <w:r>
          <w:rPr/>
          <w:t xml:space="preserve">l’intégration entre SharePoint et Power Apps </w:t>
        </w:r>
      </w:ins>
    </w:p>
    <w:p w14:paraId="1B1143E4">
      <w:pPr>
        <w:keepNext w:val="0"/>
        <w:keepLines w:val="0"/>
        <w:widowControl/>
        <w:numPr>
          <w:ilvl w:val="0"/>
          <w:numId w:val="78"/>
        </w:numPr>
        <w:suppressLineNumbers w:val="0"/>
        <w:spacing w:before="0" w:beforeAutospacing="1" w:after="0" w:afterAutospacing="1"/>
        <w:ind w:left="720" w:hanging="360"/>
        <w:rPr>
          <w:ins w:id="1918" w:author="Mohamed Asbour Kaba Diakité" w:date="2026-03-22T10:58:32Z"/>
        </w:rPr>
      </w:pPr>
      <w:ins w:id="1919" w:author="Mohamed Asbour Kaba Diakité" w:date="2026-03-22T10:58:32Z">
        <w:r>
          <w:rPr/>
          <w:t xml:space="preserve">la complexité de l’interface utilisateur </w:t>
        </w:r>
      </w:ins>
    </w:p>
    <w:p w14:paraId="1A470977">
      <w:pPr>
        <w:keepNext w:val="0"/>
        <w:keepLines w:val="0"/>
        <w:widowControl/>
        <w:numPr>
          <w:ilvl w:val="0"/>
          <w:numId w:val="78"/>
        </w:numPr>
        <w:suppressLineNumbers w:val="0"/>
        <w:spacing w:before="0" w:beforeAutospacing="1" w:after="0" w:afterAutospacing="1"/>
        <w:ind w:left="720" w:hanging="360"/>
        <w:rPr>
          <w:ins w:id="1920" w:author="Mohamed Asbour Kaba Diakité" w:date="2026-03-22T10:58:32Z"/>
        </w:rPr>
      </w:pPr>
      <w:ins w:id="1921" w:author="Mohamed Asbour Kaba Diakité" w:date="2026-03-22T10:58:32Z">
        <w:r>
          <w:rPr/>
          <w:t xml:space="preserve">la gestion des nombreuses erreurs techniques </w:t>
        </w:r>
      </w:ins>
    </w:p>
    <w:p w14:paraId="5A15AB1F">
      <w:pPr>
        <w:pStyle w:val="9"/>
        <w:keepNext w:val="0"/>
        <w:keepLines w:val="0"/>
        <w:widowControl/>
        <w:suppressLineNumbers w:val="0"/>
        <w:rPr>
          <w:ins w:id="1923" w:author="Mohamed Asbour Kaba Diakité" w:date="2026-03-22T10:58:32Z"/>
        </w:rPr>
        <w:pPrChange w:id="1922" w:author="Mohamed Asbour Kaba Diakité" w:date="2026-03-22T10:58:51Z">
          <w:pPr>
            <w:keepNext w:val="0"/>
            <w:keepLines w:val="0"/>
            <w:widowControl/>
            <w:suppressLineNumbers w:val="0"/>
          </w:pPr>
        </w:pPrChange>
      </w:pPr>
      <w:ins w:id="1924" w:author="Mohamed Asbour Kaba Diakité" w:date="2026-03-22T10:58:32Z">
        <w:r>
          <w:rPr/>
          <w:t>Ces difficultés ont nécessité une forte capacité d’adaptation et un apprentissage continu.</w:t>
        </w:r>
      </w:ins>
    </w:p>
    <w:p w14:paraId="7C34A85D">
      <w:pPr>
        <w:pStyle w:val="2"/>
        <w:keepNext w:val="0"/>
        <w:keepLines w:val="0"/>
        <w:widowControl/>
        <w:suppressLineNumbers w:val="0"/>
        <w:rPr>
          <w:ins w:id="1925" w:author="Mohamed Asbour Kaba Diakité" w:date="2026-03-22T10:58:32Z"/>
        </w:rPr>
      </w:pPr>
      <w:ins w:id="1926" w:author="Mohamed Asbour Kaba Diakité" w:date="2026-03-22T10:58:32Z">
        <w:r>
          <w:rPr/>
          <w:t>8. Analyse critique – Semaine 6</w:t>
        </w:r>
      </w:ins>
    </w:p>
    <w:p w14:paraId="75245CA3">
      <w:pPr>
        <w:pStyle w:val="9"/>
        <w:keepNext w:val="0"/>
        <w:keepLines w:val="0"/>
        <w:widowControl/>
        <w:suppressLineNumbers w:val="0"/>
        <w:rPr>
          <w:ins w:id="1927" w:author="Mohamed Asbour Kaba Diakité" w:date="2026-03-22T10:58:32Z"/>
        </w:rPr>
      </w:pPr>
      <w:ins w:id="1928" w:author="Mohamed Asbour Kaba Diakité" w:date="2026-03-22T10:58:32Z">
        <w:r>
          <w:rPr/>
          <w:t xml:space="preserve">Cette semaine met en évidence l’importance des </w:t>
        </w:r>
      </w:ins>
      <w:ins w:id="1929" w:author="Mohamed Asbour Kaba Diakité" w:date="2026-03-22T10:58:32Z">
        <w:r>
          <w:rPr>
            <w:rStyle w:val="6"/>
          </w:rPr>
          <w:t>plateformes Low-Code/No-Code</w:t>
        </w:r>
      </w:ins>
      <w:ins w:id="1930" w:author="Mohamed Asbour Kaba Diakité" w:date="2026-03-22T10:58:32Z">
        <w:r>
          <w:rPr/>
          <w:t xml:space="preserve"> dans la transformation digitale des entreprises.</w:t>
        </w:r>
      </w:ins>
    </w:p>
    <w:p w14:paraId="233888E1">
      <w:pPr>
        <w:pStyle w:val="9"/>
        <w:keepNext w:val="0"/>
        <w:keepLines w:val="0"/>
        <w:widowControl/>
        <w:suppressLineNumbers w:val="0"/>
        <w:rPr>
          <w:ins w:id="1931" w:author="Mohamed Asbour Kaba Diakité" w:date="2026-03-22T10:58:32Z"/>
        </w:rPr>
      </w:pPr>
      <w:ins w:id="1932" w:author="Mohamed Asbour Kaba Diakité" w:date="2026-03-22T10:58:32Z">
        <w:r>
          <w:rPr/>
          <w:t xml:space="preserve">Des outils comme </w:t>
        </w:r>
      </w:ins>
      <w:ins w:id="1933" w:author="Mohamed Asbour Kaba Diakité" w:date="2026-03-22T10:58:32Z">
        <w:r>
          <w:rPr>
            <w:rStyle w:val="6"/>
          </w:rPr>
          <w:t>Power Apps</w:t>
        </w:r>
      </w:ins>
      <w:ins w:id="1934" w:author="Mohamed Asbour Kaba Diakité" w:date="2026-03-22T10:58:32Z">
        <w:r>
          <w:rPr/>
          <w:t xml:space="preserve"> permettent de :</w:t>
        </w:r>
      </w:ins>
    </w:p>
    <w:p w14:paraId="7116AB1A">
      <w:pPr>
        <w:keepNext w:val="0"/>
        <w:keepLines w:val="0"/>
        <w:widowControl/>
        <w:numPr>
          <w:ilvl w:val="0"/>
          <w:numId w:val="79"/>
        </w:numPr>
        <w:suppressLineNumbers w:val="0"/>
        <w:spacing w:before="0" w:beforeAutospacing="1" w:after="0" w:afterAutospacing="1"/>
        <w:ind w:left="720" w:hanging="360"/>
        <w:rPr>
          <w:ins w:id="1935" w:author="Mohamed Asbour Kaba Diakité" w:date="2026-03-22T10:58:32Z"/>
        </w:rPr>
      </w:pPr>
      <w:ins w:id="1936" w:author="Mohamed Asbour Kaba Diakité" w:date="2026-03-22T10:58:32Z">
        <w:r>
          <w:rPr/>
          <w:t xml:space="preserve">développer rapidement des solutions internes </w:t>
        </w:r>
      </w:ins>
    </w:p>
    <w:p w14:paraId="5F49760C">
      <w:pPr>
        <w:keepNext w:val="0"/>
        <w:keepLines w:val="0"/>
        <w:widowControl/>
        <w:numPr>
          <w:ilvl w:val="0"/>
          <w:numId w:val="79"/>
        </w:numPr>
        <w:suppressLineNumbers w:val="0"/>
        <w:spacing w:before="0" w:beforeAutospacing="1" w:after="0" w:afterAutospacing="1"/>
        <w:ind w:left="720" w:hanging="360"/>
        <w:rPr>
          <w:ins w:id="1937" w:author="Mohamed Asbour Kaba Diakité" w:date="2026-03-22T10:58:32Z"/>
        </w:rPr>
      </w:pPr>
      <w:ins w:id="1938" w:author="Mohamed Asbour Kaba Diakité" w:date="2026-03-22T10:58:32Z">
        <w:r>
          <w:rPr/>
          <w:t xml:space="preserve">digitaliser des </w:t>
        </w:r>
      </w:ins>
      <w:ins w:id="1939" w:author="Mohamed Asbour Kaba Diakité" w:date="2026-03-22T10:58:32Z">
        <w:r>
          <w:rPr>
            <w:rFonts w:cs="Nirmala UI"/>
            <w:cs/>
            <w:lang w:bidi="hi-IN"/>
          </w:rPr>
          <w:t>प्रक्र</w:t>
        </w:r>
      </w:ins>
      <w:ins w:id="1940" w:author="Mohamed Asbour Kaba Diakité" w:date="2026-03-22T10:58:32Z">
        <w:r>
          <w:rPr>
            <w:rFonts w:cs="Times New Roman"/>
            <w:cs w:val="0"/>
          </w:rPr>
          <w:t xml:space="preserve">essus métier </w:t>
        </w:r>
      </w:ins>
    </w:p>
    <w:p w14:paraId="19888F03">
      <w:pPr>
        <w:keepNext w:val="0"/>
        <w:keepLines w:val="0"/>
        <w:widowControl/>
        <w:numPr>
          <w:ilvl w:val="0"/>
          <w:numId w:val="79"/>
        </w:numPr>
        <w:suppressLineNumbers w:val="0"/>
        <w:spacing w:before="0" w:beforeAutospacing="1" w:after="0" w:afterAutospacing="1"/>
        <w:ind w:left="720" w:hanging="360"/>
        <w:rPr>
          <w:ins w:id="1941" w:author="Mohamed Asbour Kaba Diakité" w:date="2026-03-22T10:58:32Z"/>
        </w:rPr>
      </w:pPr>
      <w:ins w:id="1942" w:author="Mohamed Asbour Kaba Diakité" w:date="2026-03-22T10:58:32Z">
        <w:r>
          <w:rPr/>
          <w:t xml:space="preserve">réduire la dépendance aux équipes de développement </w:t>
        </w:r>
      </w:ins>
    </w:p>
    <w:p w14:paraId="07F187BE">
      <w:pPr>
        <w:pStyle w:val="9"/>
        <w:keepNext w:val="0"/>
        <w:keepLines w:val="0"/>
        <w:widowControl/>
        <w:suppressLineNumbers w:val="0"/>
        <w:rPr>
          <w:ins w:id="1943" w:author="Mohamed Asbour Kaba Diakité" w:date="2026-03-22T10:58:32Z"/>
        </w:rPr>
      </w:pPr>
      <w:ins w:id="1944" w:author="Mohamed Asbour Kaba Diakité" w:date="2026-03-22T10:58:32Z">
        <w:r>
          <w:rPr/>
          <w:t>Cependant, cette expérience montre que :</w:t>
        </w:r>
      </w:ins>
    </w:p>
    <w:p w14:paraId="38A13EEC">
      <w:pPr>
        <w:keepNext w:val="0"/>
        <w:keepLines w:val="0"/>
        <w:widowControl/>
        <w:numPr>
          <w:ilvl w:val="0"/>
          <w:numId w:val="80"/>
        </w:numPr>
        <w:suppressLineNumbers w:val="0"/>
        <w:spacing w:before="0" w:beforeAutospacing="1" w:after="0" w:afterAutospacing="1"/>
        <w:ind w:left="720" w:hanging="360"/>
        <w:rPr>
          <w:ins w:id="1945" w:author="Mohamed Asbour Kaba Diakité" w:date="2026-03-22T10:58:32Z"/>
        </w:rPr>
      </w:pPr>
      <w:ins w:id="1946" w:author="Mohamed Asbour Kaba Diakité" w:date="2026-03-22T10:58:32Z">
        <w:r>
          <w:rPr/>
          <w:t xml:space="preserve">ces outils restent complexes pour les débutants </w:t>
        </w:r>
      </w:ins>
    </w:p>
    <w:p w14:paraId="53E47CD8">
      <w:pPr>
        <w:keepNext w:val="0"/>
        <w:keepLines w:val="0"/>
        <w:widowControl/>
        <w:numPr>
          <w:ilvl w:val="0"/>
          <w:numId w:val="80"/>
        </w:numPr>
        <w:suppressLineNumbers w:val="0"/>
        <w:spacing w:before="0" w:beforeAutospacing="1" w:after="0" w:afterAutospacing="1"/>
        <w:ind w:left="720" w:hanging="360"/>
        <w:rPr>
          <w:ins w:id="1947" w:author="Mohamed Asbour Kaba Diakité" w:date="2026-03-22T10:58:32Z"/>
        </w:rPr>
      </w:pPr>
      <w:ins w:id="1948" w:author="Mohamed Asbour Kaba Diakité" w:date="2026-03-22T10:58:32Z">
        <w:r>
          <w:rPr/>
          <w:t xml:space="preserve">leur efficacité dépend fortement de la maîtrise des concepts sous-jacents (données, logique, intégration) </w:t>
        </w:r>
      </w:ins>
    </w:p>
    <w:p w14:paraId="0BC43815">
      <w:pPr>
        <w:pStyle w:val="9"/>
        <w:keepNext w:val="0"/>
        <w:keepLines w:val="0"/>
        <w:widowControl/>
        <w:suppressLineNumbers w:val="0"/>
        <w:rPr>
          <w:ins w:id="1950" w:author="Mohamed Asbour Kaba Diakité" w:date="2026-03-22T10:58:32Z"/>
        </w:rPr>
        <w:pPrChange w:id="1949" w:author="Mohamed Asbour Kaba Diakité" w:date="2026-03-22T10:58:42Z">
          <w:pPr>
            <w:keepNext w:val="0"/>
            <w:keepLines w:val="0"/>
            <w:widowControl/>
            <w:suppressLineNumbers w:val="0"/>
          </w:pPr>
        </w:pPrChange>
      </w:pPr>
      <w:ins w:id="1951" w:author="Mohamed Asbour Kaba Diakité" w:date="2026-03-22T10:58:32Z">
        <w:r>
          <w:rPr/>
          <w:t xml:space="preserve">Elle met également en avant l’importance du </w:t>
        </w:r>
      </w:ins>
      <w:ins w:id="1952" w:author="Mohamed Asbour Kaba Diakité" w:date="2026-03-22T10:58:32Z">
        <w:r>
          <w:rPr>
            <w:rStyle w:val="6"/>
          </w:rPr>
          <w:t>travail collaboratif et de l’apprentissage autonome</w:t>
        </w:r>
      </w:ins>
      <w:ins w:id="1953" w:author="Mohamed Asbour Kaba Diakité" w:date="2026-03-22T10:58:32Z">
        <w:r>
          <w:rPr/>
          <w:t xml:space="preserve"> dans la réussite des projets techniques.</w:t>
        </w:r>
      </w:ins>
    </w:p>
    <w:p w14:paraId="0EE84C85">
      <w:pPr>
        <w:pStyle w:val="2"/>
        <w:keepNext w:val="0"/>
        <w:keepLines w:val="0"/>
        <w:widowControl/>
        <w:suppressLineNumbers w:val="0"/>
        <w:rPr>
          <w:ins w:id="1954" w:author="Mohamed Asbour Kaba Diakité" w:date="2026-03-22T10:58:32Z"/>
        </w:rPr>
      </w:pPr>
      <w:ins w:id="1955" w:author="Mohamed Asbour Kaba Diakité" w:date="2026-03-22T10:58:32Z">
        <w:r>
          <w:rPr/>
          <w:t>10. Développement professionnel</w:t>
        </w:r>
      </w:ins>
    </w:p>
    <w:p w14:paraId="45CD3CA5">
      <w:pPr>
        <w:pStyle w:val="9"/>
        <w:keepNext w:val="0"/>
        <w:keepLines w:val="0"/>
        <w:widowControl/>
        <w:suppressLineNumbers w:val="0"/>
        <w:rPr>
          <w:ins w:id="1956" w:author="Mohamed Asbour Kaba Diakité" w:date="2026-03-22T10:58:32Z"/>
        </w:rPr>
      </w:pPr>
      <w:ins w:id="1957" w:author="Mohamed Asbour Kaba Diakité" w:date="2026-03-22T10:58:32Z">
        <w:r>
          <w:rPr/>
          <w:t>Cette semaine m’a permis de :</w:t>
        </w:r>
      </w:ins>
    </w:p>
    <w:p w14:paraId="11DFEB78">
      <w:pPr>
        <w:keepNext w:val="0"/>
        <w:keepLines w:val="0"/>
        <w:widowControl/>
        <w:numPr>
          <w:ilvl w:val="0"/>
          <w:numId w:val="81"/>
        </w:numPr>
        <w:suppressLineNumbers w:val="0"/>
        <w:spacing w:before="0" w:beforeAutospacing="1" w:after="0" w:afterAutospacing="1"/>
        <w:ind w:left="720" w:hanging="360"/>
        <w:rPr>
          <w:ins w:id="1958" w:author="Mohamed Asbour Kaba Diakité" w:date="2026-03-22T10:58:32Z"/>
        </w:rPr>
      </w:pPr>
      <w:ins w:id="1959" w:author="Mohamed Asbour Kaba Diakité" w:date="2026-03-22T10:58:32Z">
        <w:r>
          <w:rPr/>
          <w:t xml:space="preserve">développer des compétences en </w:t>
        </w:r>
      </w:ins>
      <w:ins w:id="1960" w:author="Mohamed Asbour Kaba Diakité" w:date="2026-03-22T10:58:32Z">
        <w:r>
          <w:rPr>
            <w:rStyle w:val="6"/>
          </w:rPr>
          <w:t>développement d’applications Low-Code (Power Apps)</w:t>
        </w:r>
      </w:ins>
      <w:ins w:id="1961" w:author="Mohamed Asbour Kaba Diakité" w:date="2026-03-22T10:58:32Z">
        <w:r>
          <w:rPr/>
          <w:t xml:space="preserve"> </w:t>
        </w:r>
      </w:ins>
    </w:p>
    <w:p w14:paraId="02C6E2AB">
      <w:pPr>
        <w:keepNext w:val="0"/>
        <w:keepLines w:val="0"/>
        <w:widowControl/>
        <w:numPr>
          <w:ilvl w:val="0"/>
          <w:numId w:val="81"/>
        </w:numPr>
        <w:suppressLineNumbers w:val="0"/>
        <w:spacing w:before="0" w:beforeAutospacing="1" w:after="0" w:afterAutospacing="1"/>
        <w:ind w:left="720" w:hanging="360"/>
        <w:rPr>
          <w:ins w:id="1962" w:author="Mohamed Asbour Kaba Diakité" w:date="2026-03-22T10:58:32Z"/>
        </w:rPr>
      </w:pPr>
      <w:ins w:id="1963" w:author="Mohamed Asbour Kaba Diakité" w:date="2026-03-22T10:58:32Z">
        <w:r>
          <w:rPr/>
          <w:t xml:space="preserve">améliorer ma capacité à </w:t>
        </w:r>
      </w:ins>
      <w:ins w:id="1964" w:author="Mohamed Asbour Kaba Diakité" w:date="2026-03-22T10:58:32Z">
        <w:r>
          <w:rPr>
            <w:rStyle w:val="6"/>
          </w:rPr>
          <w:t>apprendre rapidement de nouveaux outils</w:t>
        </w:r>
      </w:ins>
      <w:ins w:id="1965" w:author="Mohamed Asbour Kaba Diakité" w:date="2026-03-22T10:58:32Z">
        <w:r>
          <w:rPr/>
          <w:t xml:space="preserve"> </w:t>
        </w:r>
      </w:ins>
    </w:p>
    <w:p w14:paraId="55D32DEB">
      <w:pPr>
        <w:keepNext w:val="0"/>
        <w:keepLines w:val="0"/>
        <w:widowControl/>
        <w:numPr>
          <w:ilvl w:val="0"/>
          <w:numId w:val="81"/>
        </w:numPr>
        <w:suppressLineNumbers w:val="0"/>
        <w:spacing w:before="0" w:beforeAutospacing="1" w:after="0" w:afterAutospacing="1"/>
        <w:ind w:left="720" w:hanging="360"/>
        <w:rPr>
          <w:ins w:id="1966" w:author="Mohamed Asbour Kaba Diakité" w:date="2026-03-22T10:58:32Z"/>
        </w:rPr>
      </w:pPr>
      <w:ins w:id="1967" w:author="Mohamed Asbour Kaba Diakité" w:date="2026-03-22T10:58:32Z">
        <w:r>
          <w:rPr/>
          <w:t xml:space="preserve">renforcer mon </w:t>
        </w:r>
      </w:ins>
      <w:ins w:id="1968" w:author="Mohamed Asbour Kaba Diakité" w:date="2026-03-22T10:58:32Z">
        <w:r>
          <w:rPr>
            <w:rStyle w:val="6"/>
          </w:rPr>
          <w:t>esprit d’équipe et de collaboration</w:t>
        </w:r>
      </w:ins>
      <w:ins w:id="1969" w:author="Mohamed Asbour Kaba Diakité" w:date="2026-03-22T10:58:32Z">
        <w:r>
          <w:rPr/>
          <w:t xml:space="preserve"> </w:t>
        </w:r>
      </w:ins>
    </w:p>
    <w:p w14:paraId="3807C164">
      <w:pPr>
        <w:keepNext w:val="0"/>
        <w:keepLines w:val="0"/>
        <w:widowControl/>
        <w:numPr>
          <w:ilvl w:val="0"/>
          <w:numId w:val="81"/>
        </w:numPr>
        <w:suppressLineNumbers w:val="0"/>
        <w:spacing w:before="0" w:beforeAutospacing="1" w:after="0" w:afterAutospacing="1"/>
        <w:ind w:left="720" w:hanging="360"/>
        <w:rPr>
          <w:ins w:id="1970" w:author="Mohamed Asbour Kaba Diakité" w:date="2026-03-22T10:58:32Z"/>
        </w:rPr>
      </w:pPr>
      <w:ins w:id="1971" w:author="Mohamed Asbour Kaba Diakité" w:date="2026-03-22T10:58:32Z">
        <w:r>
          <w:rPr/>
          <w:t xml:space="preserve">développer ma </w:t>
        </w:r>
      </w:ins>
      <w:ins w:id="1972" w:author="Mohamed Asbour Kaba Diakité" w:date="2026-03-22T10:58:32Z">
        <w:r>
          <w:rPr>
            <w:rStyle w:val="6"/>
          </w:rPr>
          <w:t>résilience face aux difficultés techniques</w:t>
        </w:r>
      </w:ins>
      <w:ins w:id="1973" w:author="Mohamed Asbour Kaba Diakité" w:date="2026-03-22T10:58:32Z">
        <w:r>
          <w:rPr/>
          <w:t xml:space="preserve"> </w:t>
        </w:r>
      </w:ins>
    </w:p>
    <w:p w14:paraId="077014E2">
      <w:pPr>
        <w:pStyle w:val="9"/>
        <w:keepNext w:val="0"/>
        <w:keepLines w:val="0"/>
        <w:widowControl/>
        <w:suppressLineNumbers w:val="0"/>
        <w:rPr>
          <w:ins w:id="1974" w:author="Mohamed Asbour Kaba Diakité" w:date="2026-03-22T10:58:32Z"/>
        </w:rPr>
      </w:pPr>
      <w:ins w:id="1975" w:author="Mohamed Asbour Kaba Diakité" w:date="2026-03-22T10:58:32Z">
        <w:r>
          <w:rPr/>
          <w:t xml:space="preserve">Elle a également renforcé mon positionnement en tant que futur professionnel capable de </w:t>
        </w:r>
      </w:ins>
      <w:ins w:id="1976" w:author="Mohamed Asbour Kaba Diakité" w:date="2026-03-22T10:58:32Z">
        <w:r>
          <w:rPr>
            <w:rStyle w:val="6"/>
          </w:rPr>
          <w:t>concevoir des solutions digitales adaptées aux besoins des utilisateurs</w:t>
        </w:r>
      </w:ins>
      <w:ins w:id="1977" w:author="Mohamed Asbour Kaba Diakité" w:date="2026-03-22T10:58:32Z">
        <w:r>
          <w:rPr/>
          <w:t>.</w:t>
        </w:r>
      </w:ins>
    </w:p>
    <w:p w14:paraId="60383416">
      <w:pPr>
        <w:pStyle w:val="9"/>
        <w:widowControl/>
        <w:ind w:left="0"/>
        <w:rPr>
          <w:ins w:id="1979" w:author="Mohamed Asbour Kaba Diakité" w:date="2026-04-11T12:07:45Z"/>
          <w:rFonts w:hint="default"/>
          <w:lang w:val="fr-FR"/>
        </w:rPr>
        <w:pPrChange w:id="1978" w:author="Mohamed Asbour Kaba Diakité" w:date="2026-02-14T13:13:36Z">
          <w:pPr/>
        </w:pPrChange>
      </w:pPr>
    </w:p>
    <w:p w14:paraId="34BBAC17">
      <w:pPr>
        <w:pStyle w:val="2"/>
        <w:keepNext w:val="0"/>
        <w:keepLines w:val="0"/>
        <w:widowControl/>
        <w:suppressLineNumbers w:val="0"/>
        <w:rPr>
          <w:ins w:id="1980" w:author="Mohamed Asbour Kaba Diakité" w:date="2026-04-11T12:08:19Z"/>
        </w:rPr>
      </w:pPr>
      <w:ins w:id="1981" w:author="Mohamed Asbour Kaba Diakité" w:date="2026-04-11T12:08:19Z">
        <w:r>
          <w:rPr/>
          <w:t>5.12 Septième semaine – Développement avancé et automatisation</w:t>
        </w:r>
      </w:ins>
    </w:p>
    <w:p w14:paraId="50FAC3FE">
      <w:pPr>
        <w:pStyle w:val="3"/>
        <w:keepNext w:val="0"/>
        <w:keepLines w:val="0"/>
        <w:widowControl/>
        <w:suppressLineNumbers w:val="0"/>
        <w:rPr>
          <w:ins w:id="1982" w:author="Mohamed Asbour Kaba Diakité" w:date="2026-04-11T12:08:19Z"/>
        </w:rPr>
      </w:pPr>
      <w:ins w:id="1983" w:author="Mohamed Asbour Kaba Diakité" w:date="2026-04-11T12:08:19Z">
        <w:r>
          <w:rPr/>
          <w:t>5.12.1 Contexte organisationnel et projets stratégiques</w:t>
        </w:r>
      </w:ins>
    </w:p>
    <w:p w14:paraId="5EC79E14">
      <w:pPr>
        <w:pStyle w:val="9"/>
        <w:keepNext w:val="0"/>
        <w:keepLines w:val="0"/>
        <w:widowControl/>
        <w:suppressLineNumbers w:val="0"/>
        <w:rPr>
          <w:ins w:id="1984" w:author="Mohamed Asbour Kaba Diakité" w:date="2026-04-11T12:08:19Z"/>
        </w:rPr>
      </w:pPr>
      <w:ins w:id="1985" w:author="Mohamed Asbour Kaba Diakité" w:date="2026-04-11T12:08:19Z">
        <w:r>
          <w:rPr/>
          <w:t>Cette semaine a été particulièrement dynamique en raison de plusieurs projets stratégiques en cours au sein de l’entreprise, notamment :</w:t>
        </w:r>
      </w:ins>
    </w:p>
    <w:p w14:paraId="14904F32">
      <w:pPr>
        <w:keepNext w:val="0"/>
        <w:keepLines w:val="0"/>
        <w:widowControl/>
        <w:numPr>
          <w:ilvl w:val="0"/>
          <w:numId w:val="82"/>
        </w:numPr>
        <w:suppressLineNumbers w:val="0"/>
        <w:spacing w:before="0" w:beforeAutospacing="1" w:after="0" w:afterAutospacing="1"/>
        <w:ind w:left="720" w:hanging="360"/>
        <w:rPr>
          <w:ins w:id="1986" w:author="Mohamed Asbour Kaba Diakité" w:date="2026-04-11T12:08:19Z"/>
        </w:rPr>
      </w:pPr>
      <w:ins w:id="1987" w:author="Mohamed Asbour Kaba Diakité" w:date="2026-04-11T12:08:19Z">
        <w:r>
          <w:rPr/>
          <w:t xml:space="preserve">la collaboration avec le cabinet </w:t>
        </w:r>
      </w:ins>
      <w:ins w:id="1988" w:author="Mohamed Asbour Kaba Diakité" w:date="2026-04-11T12:08:19Z">
        <w:r>
          <w:rPr>
            <w:rStyle w:val="6"/>
          </w:rPr>
          <w:t>EY (Ernst &amp; Young)</w:t>
        </w:r>
      </w:ins>
      <w:ins w:id="1989" w:author="Mohamed Asbour Kaba Diakité" w:date="2026-04-11T12:08:19Z">
        <w:r>
          <w:rPr/>
          <w:t xml:space="preserve"> pour la migration de </w:t>
        </w:r>
      </w:ins>
      <w:ins w:id="1990" w:author="Mohamed Asbour Kaba Diakité" w:date="2026-04-11T12:08:19Z">
        <w:r>
          <w:rPr>
            <w:rStyle w:val="6"/>
          </w:rPr>
          <w:t>SAP vers SAP HANA</w:t>
        </w:r>
      </w:ins>
      <w:ins w:id="1991" w:author="Mohamed Asbour Kaba Diakité" w:date="2026-04-11T12:08:19Z">
        <w:r>
          <w:rPr/>
          <w:t xml:space="preserve"> </w:t>
        </w:r>
      </w:ins>
    </w:p>
    <w:p w14:paraId="78134B2C">
      <w:pPr>
        <w:keepNext w:val="0"/>
        <w:keepLines w:val="0"/>
        <w:widowControl/>
        <w:numPr>
          <w:ilvl w:val="0"/>
          <w:numId w:val="82"/>
        </w:numPr>
        <w:suppressLineNumbers w:val="0"/>
        <w:spacing w:before="0" w:beforeAutospacing="1" w:after="0" w:afterAutospacing="1"/>
        <w:ind w:left="720" w:hanging="360"/>
        <w:rPr>
          <w:ins w:id="1992" w:author="Mohamed Asbour Kaba Diakité" w:date="2026-04-11T12:08:19Z"/>
        </w:rPr>
      </w:pPr>
      <w:ins w:id="1993" w:author="Mohamed Asbour Kaba Diakité" w:date="2026-04-11T12:08:19Z">
        <w:r>
          <w:rPr/>
          <w:t xml:space="preserve">le déploiement d’un nouveau système de </w:t>
        </w:r>
      </w:ins>
      <w:ins w:id="1994" w:author="Mohamed Asbour Kaba Diakité" w:date="2026-04-11T12:08:19Z">
        <w:r>
          <w:rPr>
            <w:rStyle w:val="6"/>
          </w:rPr>
          <w:t>gestion de la paie (Payroll System)</w:t>
        </w:r>
      </w:ins>
      <w:ins w:id="1995" w:author="Mohamed Asbour Kaba Diakité" w:date="2026-04-11T12:08:19Z">
        <w:r>
          <w:rPr/>
          <w:t xml:space="preserve"> entièrement développé en interne </w:t>
        </w:r>
      </w:ins>
    </w:p>
    <w:p w14:paraId="6DEC5A9F">
      <w:pPr>
        <w:pStyle w:val="9"/>
        <w:keepNext w:val="0"/>
        <w:keepLines w:val="0"/>
        <w:widowControl/>
        <w:suppressLineNumbers w:val="0"/>
        <w:rPr>
          <w:ins w:id="1996" w:author="Mohamed Asbour Kaba Diakité" w:date="2026-04-11T12:08:19Z"/>
        </w:rPr>
      </w:pPr>
      <w:ins w:id="1997" w:author="Mohamed Asbour Kaba Diakité" w:date="2026-04-11T12:08:19Z">
        <w:r>
          <w:rPr/>
          <w:t>Ces projets mobilisaient fortement les encadrants, notamment Messieurs Bassoum, Moud, Cellou et Hassane Sylla.</w:t>
        </w:r>
      </w:ins>
    </w:p>
    <w:p w14:paraId="17B9B54B">
      <w:pPr>
        <w:keepNext w:val="0"/>
        <w:keepLines w:val="0"/>
        <w:widowControl/>
        <w:suppressLineNumbers w:val="0"/>
        <w:rPr>
          <w:ins w:id="1998" w:author="Mohamed Asbour Kaba Diakité" w:date="2026-04-11T12:08:19Z"/>
        </w:rPr>
      </w:pPr>
      <w:ins w:id="1999" w:author="Mohamed Asbour Kaba Diakité" w:date="2026-04-11T12:08:19Z">
        <w:r>
          <w:rPr/>
          <w:pict>
            <v:rect id="_x0000_i1025" o:spt="1" style="height:1.5pt;width:432pt;" fillcolor="#A0A0A0" filled="t" stroked="f" coordsize="21600,21600" o:hr="t" o:hrstd="t" o:hralign="center">
              <v:path/>
              <v:fill on="t" focussize="0,0"/>
              <v:stroke on="f"/>
              <v:imagedata o:title=""/>
              <o:lock v:ext="edit"/>
              <w10:wrap type="none"/>
              <w10:anchorlock/>
            </v:rect>
          </w:pict>
        </w:r>
      </w:ins>
    </w:p>
    <w:p w14:paraId="0A715220">
      <w:pPr>
        <w:pStyle w:val="3"/>
        <w:keepNext w:val="0"/>
        <w:keepLines w:val="0"/>
        <w:widowControl/>
        <w:suppressLineNumbers w:val="0"/>
        <w:rPr>
          <w:ins w:id="2001" w:author="Mohamed Asbour Kaba Diakité" w:date="2026-04-11T12:08:19Z"/>
        </w:rPr>
      </w:pPr>
      <w:ins w:id="2002" w:author="Mohamed Asbour Kaba Diakité" w:date="2026-04-11T12:08:19Z">
        <w:r>
          <w:rPr/>
          <w:t>5.12.2 Avancement du projet Power Apps “Laissez-Passer” (23/03/2026)</w:t>
        </w:r>
      </w:ins>
    </w:p>
    <w:p w14:paraId="41A0C9BF">
      <w:pPr>
        <w:pStyle w:val="9"/>
        <w:keepNext w:val="0"/>
        <w:keepLines w:val="0"/>
        <w:widowControl/>
        <w:suppressLineNumbers w:val="0"/>
        <w:rPr>
          <w:ins w:id="2003" w:author="Mohamed Asbour Kaba Diakité" w:date="2026-04-11T12:08:19Z"/>
        </w:rPr>
      </w:pPr>
      <w:ins w:id="2004" w:author="Mohamed Asbour Kaba Diakité" w:date="2026-04-11T12:08:19Z">
        <w:r>
          <w:rPr/>
          <w:t xml:space="preserve">Nous avons poursuivi le développement de l’application </w:t>
        </w:r>
      </w:ins>
      <w:ins w:id="2005" w:author="Mohamed Asbour Kaba Diakité" w:date="2026-04-11T12:08:19Z">
        <w:r>
          <w:rPr>
            <w:rStyle w:val="6"/>
          </w:rPr>
          <w:t>“Laissez-Passer”</w:t>
        </w:r>
      </w:ins>
      <w:ins w:id="2006" w:author="Mohamed Asbour Kaba Diakité" w:date="2026-04-11T12:08:19Z">
        <w:r>
          <w:rPr/>
          <w:t xml:space="preserve"> en intégrant plusieurs composants :</w:t>
        </w:r>
      </w:ins>
    </w:p>
    <w:p w14:paraId="0A3D6381">
      <w:pPr>
        <w:keepNext w:val="0"/>
        <w:keepLines w:val="0"/>
        <w:widowControl/>
        <w:numPr>
          <w:ilvl w:val="0"/>
          <w:numId w:val="83"/>
        </w:numPr>
        <w:suppressLineNumbers w:val="0"/>
        <w:spacing w:before="0" w:beforeAutospacing="1" w:after="0" w:afterAutospacing="1"/>
        <w:ind w:left="720" w:hanging="360"/>
        <w:rPr>
          <w:ins w:id="2007" w:author="Mohamed Asbour Kaba Diakité" w:date="2026-04-11T12:08:19Z"/>
        </w:rPr>
      </w:pPr>
      <w:ins w:id="2008" w:author="Mohamed Asbour Kaba Diakité" w:date="2026-04-11T12:08:19Z">
        <w:r>
          <w:rPr/>
          <w:t xml:space="preserve">création de conteneurs d’interface </w:t>
        </w:r>
      </w:ins>
    </w:p>
    <w:p w14:paraId="097E1600">
      <w:pPr>
        <w:keepNext w:val="0"/>
        <w:keepLines w:val="0"/>
        <w:widowControl/>
        <w:numPr>
          <w:ilvl w:val="0"/>
          <w:numId w:val="83"/>
        </w:numPr>
        <w:suppressLineNumbers w:val="0"/>
        <w:spacing w:before="0" w:beforeAutospacing="1" w:after="0" w:afterAutospacing="1"/>
        <w:ind w:left="720" w:hanging="360"/>
        <w:rPr>
          <w:ins w:id="2009" w:author="Mohamed Asbour Kaba Diakité" w:date="2026-04-11T12:08:19Z"/>
        </w:rPr>
      </w:pPr>
      <w:ins w:id="2010" w:author="Mohamed Asbour Kaba Diakité" w:date="2026-04-11T12:08:19Z">
        <w:r>
          <w:rPr/>
          <w:t xml:space="preserve">structuration des écrans </w:t>
        </w:r>
      </w:ins>
    </w:p>
    <w:p w14:paraId="3DC4657E">
      <w:pPr>
        <w:keepNext w:val="0"/>
        <w:keepLines w:val="0"/>
        <w:widowControl/>
        <w:numPr>
          <w:ilvl w:val="0"/>
          <w:numId w:val="83"/>
        </w:numPr>
        <w:suppressLineNumbers w:val="0"/>
        <w:spacing w:before="0" w:beforeAutospacing="1" w:after="0" w:afterAutospacing="1"/>
        <w:ind w:left="720" w:hanging="360"/>
        <w:rPr>
          <w:ins w:id="2011" w:author="Mohamed Asbour Kaba Diakité" w:date="2026-04-11T12:08:19Z"/>
        </w:rPr>
      </w:pPr>
      <w:ins w:id="2012" w:author="Mohamed Asbour Kaba Diakité" w:date="2026-04-11T12:08:19Z">
        <w:r>
          <w:rPr/>
          <w:t xml:space="preserve">organisation des éléments visuels </w:t>
        </w:r>
      </w:ins>
    </w:p>
    <w:p w14:paraId="63B7B696">
      <w:pPr>
        <w:pStyle w:val="9"/>
        <w:keepNext w:val="0"/>
        <w:keepLines w:val="0"/>
        <w:widowControl/>
        <w:suppressLineNumbers w:val="0"/>
        <w:rPr>
          <w:ins w:id="2013" w:author="Mohamed Asbour Kaba Diakité" w:date="2026-04-11T12:08:19Z"/>
        </w:rPr>
      </w:pPr>
      <w:ins w:id="2014" w:author="Mohamed Asbour Kaba Diakité" w:date="2026-04-11T12:08:19Z">
        <w:r>
          <w:rPr/>
          <w:t>Après une première démonstration à Monsieur Cellou, celui-ci a validé notre progression et nous a fourni des recommandations techniques, notamment sur :</w:t>
        </w:r>
      </w:ins>
    </w:p>
    <w:p w14:paraId="44DDC368">
      <w:pPr>
        <w:keepNext w:val="0"/>
        <w:keepLines w:val="0"/>
        <w:widowControl/>
        <w:numPr>
          <w:ilvl w:val="0"/>
          <w:numId w:val="84"/>
        </w:numPr>
        <w:suppressLineNumbers w:val="0"/>
        <w:spacing w:before="0" w:beforeAutospacing="1" w:after="0" w:afterAutospacing="1"/>
        <w:ind w:left="720" w:hanging="360"/>
        <w:rPr>
          <w:ins w:id="2015" w:author="Mohamed Asbour Kaba Diakité" w:date="2026-04-11T12:08:19Z"/>
        </w:rPr>
      </w:pPr>
      <w:ins w:id="2016" w:author="Mohamed Asbour Kaba Diakité" w:date="2026-04-11T12:08:19Z">
        <w:r>
          <w:rPr/>
          <w:t xml:space="preserve">l’intégration avec SharePoint </w:t>
        </w:r>
      </w:ins>
    </w:p>
    <w:p w14:paraId="70867017">
      <w:pPr>
        <w:keepNext w:val="0"/>
        <w:keepLines w:val="0"/>
        <w:widowControl/>
        <w:numPr>
          <w:ilvl w:val="0"/>
          <w:numId w:val="84"/>
        </w:numPr>
        <w:suppressLineNumbers w:val="0"/>
        <w:spacing w:before="0" w:beforeAutospacing="1" w:after="0" w:afterAutospacing="1"/>
        <w:ind w:left="720" w:hanging="360"/>
        <w:rPr>
          <w:ins w:id="2017" w:author="Mohamed Asbour Kaba Diakité" w:date="2026-04-11T12:08:19Z"/>
        </w:rPr>
      </w:pPr>
      <w:ins w:id="2018" w:author="Mohamed Asbour Kaba Diakité" w:date="2026-04-11T12:08:19Z">
        <w:r>
          <w:rPr/>
          <w:t xml:space="preserve">l’optimisation des connexions de données </w:t>
        </w:r>
      </w:ins>
    </w:p>
    <w:p w14:paraId="751FAD12">
      <w:pPr>
        <w:keepNext w:val="0"/>
        <w:keepLines w:val="0"/>
        <w:widowControl/>
        <w:suppressLineNumbers w:val="0"/>
        <w:rPr>
          <w:ins w:id="2019" w:author="Mohamed Asbour Kaba Diakité" w:date="2026-04-11T12:08:19Z"/>
        </w:rPr>
      </w:pPr>
      <w:ins w:id="2020" w:author="Mohamed Asbour Kaba Diakité" w:date="2026-04-11T12:08:19Z">
        <w:r>
          <w:rPr/>
          <w:pict>
            <v:rect id="_x0000_i1026" o:spt="1" style="height:1.5pt;width:432pt;" fillcolor="#A0A0A0" filled="t" stroked="f" coordsize="21600,21600" o:hr="t" o:hrstd="t" o:hralign="center">
              <v:path/>
              <v:fill on="t" focussize="0,0"/>
              <v:stroke on="f"/>
              <v:imagedata o:title=""/>
              <o:lock v:ext="edit"/>
              <w10:wrap type="none"/>
              <w10:anchorlock/>
            </v:rect>
          </w:pict>
        </w:r>
      </w:ins>
    </w:p>
    <w:p w14:paraId="6B12B449">
      <w:pPr>
        <w:pStyle w:val="3"/>
        <w:keepNext w:val="0"/>
        <w:keepLines w:val="0"/>
        <w:widowControl/>
        <w:suppressLineNumbers w:val="0"/>
        <w:rPr>
          <w:ins w:id="2022" w:author="Mohamed Asbour Kaba Diakité" w:date="2026-04-11T12:08:19Z"/>
        </w:rPr>
      </w:pPr>
      <w:ins w:id="2023" w:author="Mohamed Asbour Kaba Diakité" w:date="2026-04-11T12:08:19Z">
        <w:r>
          <w:rPr/>
          <w:t>5.12.3 Structuration fonctionnelle et gestion des galeries (25/03/2026)</w:t>
        </w:r>
      </w:ins>
    </w:p>
    <w:p w14:paraId="315AD441">
      <w:pPr>
        <w:pStyle w:val="9"/>
        <w:keepNext w:val="0"/>
        <w:keepLines w:val="0"/>
        <w:widowControl/>
        <w:suppressLineNumbers w:val="0"/>
        <w:rPr>
          <w:ins w:id="2024" w:author="Mohamed Asbour Kaba Diakité" w:date="2026-04-11T12:08:19Z"/>
        </w:rPr>
      </w:pPr>
      <w:ins w:id="2025" w:author="Mohamed Asbour Kaba Diakité" w:date="2026-04-11T12:08:19Z">
        <w:r>
          <w:rPr/>
          <w:t>Le projet a connu une progression significative avec la mise en place de :</w:t>
        </w:r>
      </w:ins>
    </w:p>
    <w:p w14:paraId="78D3B88A">
      <w:pPr>
        <w:keepNext w:val="0"/>
        <w:keepLines w:val="0"/>
        <w:widowControl/>
        <w:numPr>
          <w:ilvl w:val="0"/>
          <w:numId w:val="85"/>
        </w:numPr>
        <w:suppressLineNumbers w:val="0"/>
        <w:spacing w:before="0" w:beforeAutospacing="1" w:after="0" w:afterAutospacing="1"/>
        <w:ind w:left="720" w:hanging="360"/>
        <w:rPr>
          <w:ins w:id="2026" w:author="Mohamed Asbour Kaba Diakité" w:date="2026-04-11T12:08:19Z"/>
        </w:rPr>
      </w:pPr>
      <w:ins w:id="2027" w:author="Mohamed Asbour Kaba Diakité" w:date="2026-04-11T12:08:19Z">
        <w:r>
          <w:rPr/>
          <w:t xml:space="preserve">formulaires de saisie </w:t>
        </w:r>
      </w:ins>
    </w:p>
    <w:p w14:paraId="028F5D5B">
      <w:pPr>
        <w:keepNext w:val="0"/>
        <w:keepLines w:val="0"/>
        <w:widowControl/>
        <w:numPr>
          <w:ilvl w:val="0"/>
          <w:numId w:val="85"/>
        </w:numPr>
        <w:suppressLineNumbers w:val="0"/>
        <w:spacing w:before="0" w:beforeAutospacing="1" w:after="0" w:afterAutospacing="1"/>
        <w:ind w:left="720" w:hanging="360"/>
        <w:rPr>
          <w:ins w:id="2028" w:author="Mohamed Asbour Kaba Diakité" w:date="2026-04-11T12:08:19Z"/>
        </w:rPr>
      </w:pPr>
      <w:ins w:id="2029" w:author="Mohamed Asbour Kaba Diakité" w:date="2026-04-11T12:08:19Z">
        <w:r>
          <w:rPr/>
          <w:t xml:space="preserve">boutons d’action </w:t>
        </w:r>
      </w:ins>
    </w:p>
    <w:p w14:paraId="494867D8">
      <w:pPr>
        <w:keepNext w:val="0"/>
        <w:keepLines w:val="0"/>
        <w:widowControl/>
        <w:numPr>
          <w:ilvl w:val="0"/>
          <w:numId w:val="85"/>
        </w:numPr>
        <w:suppressLineNumbers w:val="0"/>
        <w:spacing w:before="0" w:beforeAutospacing="1" w:after="0" w:afterAutospacing="1"/>
        <w:ind w:left="720" w:hanging="360"/>
        <w:rPr>
          <w:ins w:id="2030" w:author="Mohamed Asbour Kaba Diakité" w:date="2026-04-11T12:08:19Z"/>
        </w:rPr>
      </w:pPr>
      <w:ins w:id="2031" w:author="Mohamed Asbour Kaba Diakité" w:date="2026-04-11T12:08:19Z">
        <w:r>
          <w:rPr/>
          <w:t xml:space="preserve">galeries d’affichage des données </w:t>
        </w:r>
      </w:ins>
    </w:p>
    <w:p w14:paraId="16F743BA">
      <w:pPr>
        <w:pStyle w:val="9"/>
        <w:keepNext w:val="0"/>
        <w:keepLines w:val="0"/>
        <w:widowControl/>
        <w:suppressLineNumbers w:val="0"/>
        <w:rPr>
          <w:ins w:id="2032" w:author="Mohamed Asbour Kaba Diakité" w:date="2026-04-11T12:08:19Z"/>
        </w:rPr>
      </w:pPr>
      <w:ins w:id="2033" w:author="Mohamed Asbour Kaba Diakité" w:date="2026-04-11T12:08:19Z">
        <w:r>
          <w:rPr/>
          <w:t xml:space="preserve">La gestion des </w:t>
        </w:r>
      </w:ins>
      <w:ins w:id="2034" w:author="Mohamed Asbour Kaba Diakité" w:date="2026-04-11T12:08:19Z">
        <w:r>
          <w:rPr>
            <w:rStyle w:val="6"/>
          </w:rPr>
          <w:t>galeries Power Apps</w:t>
        </w:r>
      </w:ins>
      <w:ins w:id="2035" w:author="Mohamed Asbour Kaba Diakité" w:date="2026-04-11T12:08:19Z">
        <w:r>
          <w:rPr/>
          <w:t xml:space="preserve"> a constitué un défi majeur, notamment pour :</w:t>
        </w:r>
      </w:ins>
    </w:p>
    <w:p w14:paraId="7619D746">
      <w:pPr>
        <w:keepNext w:val="0"/>
        <w:keepLines w:val="0"/>
        <w:widowControl/>
        <w:numPr>
          <w:ilvl w:val="0"/>
          <w:numId w:val="86"/>
        </w:numPr>
        <w:suppressLineNumbers w:val="0"/>
        <w:spacing w:before="0" w:beforeAutospacing="1" w:after="0" w:afterAutospacing="1"/>
        <w:ind w:left="720" w:hanging="360"/>
        <w:rPr>
          <w:ins w:id="2036" w:author="Mohamed Asbour Kaba Diakité" w:date="2026-04-11T12:08:19Z"/>
        </w:rPr>
      </w:pPr>
      <w:ins w:id="2037" w:author="Mohamed Asbour Kaba Diakité" w:date="2026-04-11T12:08:19Z">
        <w:r>
          <w:rPr/>
          <w:t xml:space="preserve">l’affichage dynamique des données </w:t>
        </w:r>
      </w:ins>
    </w:p>
    <w:p w14:paraId="77C0FA73">
      <w:pPr>
        <w:keepNext w:val="0"/>
        <w:keepLines w:val="0"/>
        <w:widowControl/>
        <w:numPr>
          <w:ilvl w:val="0"/>
          <w:numId w:val="86"/>
        </w:numPr>
        <w:suppressLineNumbers w:val="0"/>
        <w:spacing w:before="0" w:beforeAutospacing="1" w:after="0" w:afterAutospacing="1"/>
        <w:ind w:left="720" w:hanging="360"/>
        <w:rPr>
          <w:ins w:id="2038" w:author="Mohamed Asbour Kaba Diakité" w:date="2026-04-11T12:08:19Z"/>
        </w:rPr>
      </w:pPr>
      <w:ins w:id="2039" w:author="Mohamed Asbour Kaba Diakité" w:date="2026-04-11T12:08:19Z">
        <w:r>
          <w:rPr/>
          <w:t xml:space="preserve">la liaison avec les listes SharePoint </w:t>
        </w:r>
      </w:ins>
    </w:p>
    <w:p w14:paraId="4C6E4E75">
      <w:pPr>
        <w:pStyle w:val="9"/>
        <w:keepNext w:val="0"/>
        <w:keepLines w:val="0"/>
        <w:widowControl/>
        <w:suppressLineNumbers w:val="0"/>
        <w:rPr>
          <w:ins w:id="2040" w:author="Mohamed Asbour Kaba Diakité" w:date="2026-04-11T12:08:19Z"/>
        </w:rPr>
      </w:pPr>
      <w:ins w:id="2041" w:author="Mohamed Asbour Kaba Diakité" w:date="2026-04-11T12:08:19Z">
        <w:r>
          <w:rPr/>
          <w:t>Grâce à une approche analytique et collaborative, nous avons réussi à surmonter ces difficultés et à améliorer l’architecture globale de l’application.</w:t>
        </w:r>
      </w:ins>
    </w:p>
    <w:p w14:paraId="190995A7">
      <w:pPr>
        <w:pStyle w:val="9"/>
        <w:keepNext w:val="0"/>
        <w:keepLines w:val="0"/>
        <w:widowControl/>
        <w:suppressLineNumbers w:val="0"/>
        <w:rPr>
          <w:ins w:id="2042" w:author="Mohamed Asbour Kaba Diakité" w:date="2026-04-11T12:08:19Z"/>
        </w:rPr>
      </w:pPr>
      <w:ins w:id="2043" w:author="Mohamed Asbour Kaba Diakité" w:date="2026-04-11T12:08:19Z">
        <w:r>
          <w:rPr/>
          <w:t xml:space="preserve">Une contribution notable a été apportée par Monsieur Saidou, qui a suggéré l’utilisation d’un </w:t>
        </w:r>
      </w:ins>
      <w:ins w:id="2044" w:author="Mohamed Asbour Kaba Diakité" w:date="2026-04-11T12:08:19Z">
        <w:r>
          <w:rPr>
            <w:rStyle w:val="6"/>
          </w:rPr>
          <w:t>écran secondaire pour l’affichage des données</w:t>
        </w:r>
      </w:ins>
      <w:ins w:id="2045" w:author="Mohamed Asbour Kaba Diakité" w:date="2026-04-11T12:08:19Z">
        <w:r>
          <w:rPr/>
          <w:t>, améliorant ainsi l’expérience utilisateur.</w:t>
        </w:r>
      </w:ins>
    </w:p>
    <w:p w14:paraId="52B8E2EC">
      <w:pPr>
        <w:keepNext w:val="0"/>
        <w:keepLines w:val="0"/>
        <w:widowControl/>
        <w:suppressLineNumbers w:val="0"/>
        <w:rPr>
          <w:ins w:id="2046" w:author="Mohamed Asbour Kaba Diakité" w:date="2026-04-11T12:08:19Z"/>
        </w:rPr>
      </w:pPr>
      <w:ins w:id="2047" w:author="Mohamed Asbour Kaba Diakité" w:date="2026-04-11T12:08:19Z">
        <w:r>
          <w:rPr/>
          <w:pict>
            <v:rect id="_x0000_i1027" o:spt="1" style="height:1.5pt;width:432pt;" fillcolor="#A0A0A0" filled="t" stroked="f" coordsize="21600,21600" o:hr="t" o:hrstd="t" o:hralign="center">
              <v:path/>
              <v:fill on="t" focussize="0,0"/>
              <v:stroke on="f"/>
              <v:imagedata o:title=""/>
              <o:lock v:ext="edit"/>
              <w10:wrap type="none"/>
              <w10:anchorlock/>
            </v:rect>
          </w:pict>
        </w:r>
      </w:ins>
    </w:p>
    <w:p w14:paraId="07DDB83A">
      <w:pPr>
        <w:pStyle w:val="3"/>
        <w:keepNext w:val="0"/>
        <w:keepLines w:val="0"/>
        <w:widowControl/>
        <w:suppressLineNumbers w:val="0"/>
        <w:rPr>
          <w:ins w:id="2049" w:author="Mohamed Asbour Kaba Diakité" w:date="2026-04-11T12:08:19Z"/>
        </w:rPr>
      </w:pPr>
      <w:ins w:id="2050" w:author="Mohamed Asbour Kaba Diakité" w:date="2026-04-11T12:08:19Z">
        <w:r>
          <w:rPr/>
          <w:t>5.12.4 Intégration de Power Automate et logique d’approbation</w:t>
        </w:r>
      </w:ins>
    </w:p>
    <w:p w14:paraId="73379479">
      <w:pPr>
        <w:pStyle w:val="9"/>
        <w:keepNext w:val="0"/>
        <w:keepLines w:val="0"/>
        <w:widowControl/>
        <w:suppressLineNumbers w:val="0"/>
        <w:rPr>
          <w:ins w:id="2051" w:author="Mohamed Asbour Kaba Diakité" w:date="2026-04-11T12:08:19Z"/>
        </w:rPr>
      </w:pPr>
      <w:ins w:id="2052" w:author="Mohamed Asbour Kaba Diakité" w:date="2026-04-11T12:08:19Z">
        <w:r>
          <w:rPr/>
          <w:t xml:space="preserve">Nous avons ensuite entamé l’intégration de </w:t>
        </w:r>
      </w:ins>
      <w:ins w:id="2053" w:author="Mohamed Asbour Kaba Diakité" w:date="2026-04-11T12:08:19Z">
        <w:r>
          <w:rPr>
            <w:rStyle w:val="6"/>
          </w:rPr>
          <w:t>Power Automate</w:t>
        </w:r>
      </w:ins>
      <w:ins w:id="2054" w:author="Mohamed Asbour Kaba Diakité" w:date="2026-04-11T12:08:19Z">
        <w:r>
          <w:rPr/>
          <w:t xml:space="preserve"> afin de mettre en place un processus d’approbation des demandes.</w:t>
        </w:r>
      </w:ins>
    </w:p>
    <w:p w14:paraId="32DDA289">
      <w:pPr>
        <w:pStyle w:val="9"/>
        <w:keepNext w:val="0"/>
        <w:keepLines w:val="0"/>
        <w:widowControl/>
        <w:suppressLineNumbers w:val="0"/>
        <w:rPr>
          <w:ins w:id="2055" w:author="Mohamed Asbour Kaba Diakité" w:date="2026-04-11T12:08:19Z"/>
        </w:rPr>
      </w:pPr>
      <w:ins w:id="2056" w:author="Mohamed Asbour Kaba Diakité" w:date="2026-04-11T12:08:19Z">
        <w:r>
          <w:rPr/>
          <w:t>Les principaux enjeux étaient :</w:t>
        </w:r>
      </w:ins>
    </w:p>
    <w:p w14:paraId="4A48F702">
      <w:pPr>
        <w:keepNext w:val="0"/>
        <w:keepLines w:val="0"/>
        <w:widowControl/>
        <w:numPr>
          <w:ilvl w:val="0"/>
          <w:numId w:val="87"/>
        </w:numPr>
        <w:suppressLineNumbers w:val="0"/>
        <w:spacing w:before="0" w:beforeAutospacing="1" w:after="0" w:afterAutospacing="1"/>
        <w:ind w:left="720" w:hanging="360"/>
        <w:rPr>
          <w:ins w:id="2057" w:author="Mohamed Asbour Kaba Diakité" w:date="2026-04-11T12:08:19Z"/>
        </w:rPr>
      </w:pPr>
      <w:ins w:id="2058" w:author="Mohamed Asbour Kaba Diakité" w:date="2026-04-11T12:08:19Z">
        <w:r>
          <w:rPr/>
          <w:t xml:space="preserve">identifier les acteurs responsables de la validation </w:t>
        </w:r>
      </w:ins>
    </w:p>
    <w:p w14:paraId="44FE1FAA">
      <w:pPr>
        <w:keepNext w:val="0"/>
        <w:keepLines w:val="0"/>
        <w:widowControl/>
        <w:numPr>
          <w:ilvl w:val="0"/>
          <w:numId w:val="87"/>
        </w:numPr>
        <w:suppressLineNumbers w:val="0"/>
        <w:spacing w:before="0" w:beforeAutospacing="1" w:after="0" w:afterAutospacing="1"/>
        <w:ind w:left="720" w:hanging="360"/>
        <w:rPr>
          <w:ins w:id="2059" w:author="Mohamed Asbour Kaba Diakité" w:date="2026-04-11T12:08:19Z"/>
        </w:rPr>
      </w:pPr>
      <w:ins w:id="2060" w:author="Mohamed Asbour Kaba Diakité" w:date="2026-04-11T12:08:19Z">
        <w:r>
          <w:rPr/>
          <w:t xml:space="preserve">définir un workflow conforme aux règles de l’entreprise </w:t>
        </w:r>
      </w:ins>
    </w:p>
    <w:p w14:paraId="53AD856E">
      <w:pPr>
        <w:keepNext w:val="0"/>
        <w:keepLines w:val="0"/>
        <w:widowControl/>
        <w:numPr>
          <w:ilvl w:val="0"/>
          <w:numId w:val="87"/>
        </w:numPr>
        <w:suppressLineNumbers w:val="0"/>
        <w:spacing w:before="0" w:beforeAutospacing="1" w:after="0" w:afterAutospacing="1"/>
        <w:ind w:left="720" w:hanging="360"/>
        <w:rPr>
          <w:ins w:id="2061" w:author="Mohamed Asbour Kaba Diakité" w:date="2026-04-11T12:08:19Z"/>
        </w:rPr>
      </w:pPr>
      <w:ins w:id="2062" w:author="Mohamed Asbour Kaba Diakité" w:date="2026-04-11T12:08:19Z">
        <w:r>
          <w:rPr/>
          <w:t xml:space="preserve">connecter Power Apps à Power Automate </w:t>
        </w:r>
      </w:ins>
    </w:p>
    <w:p w14:paraId="3F46FBDD">
      <w:pPr>
        <w:pStyle w:val="9"/>
        <w:keepNext w:val="0"/>
        <w:keepLines w:val="0"/>
        <w:widowControl/>
        <w:suppressLineNumbers w:val="0"/>
        <w:rPr>
          <w:ins w:id="2063" w:author="Mohamed Asbour Kaba Diakité" w:date="2026-04-11T12:08:19Z"/>
        </w:rPr>
      </w:pPr>
      <w:ins w:id="2064" w:author="Mohamed Asbour Kaba Diakité" w:date="2026-04-11T12:08:19Z">
        <w:r>
          <w:rPr/>
          <w:t xml:space="preserve">Cette étape a marqué une transition vers une logique de </w:t>
        </w:r>
      </w:ins>
      <w:ins w:id="2065" w:author="Mohamed Asbour Kaba Diakité" w:date="2026-04-11T12:08:19Z">
        <w:r>
          <w:rPr>
            <w:rStyle w:val="6"/>
          </w:rPr>
          <w:t xml:space="preserve">digitalisation des </w:t>
        </w:r>
      </w:ins>
      <w:ins w:id="2066" w:author="Mohamed Asbour Kaba Diakité" w:date="2026-04-11T12:08:19Z">
        <w:r>
          <w:rPr>
            <w:rStyle w:val="6"/>
            <w:rFonts w:cs="Nirmala UI"/>
            <w:cs/>
            <w:lang w:bidi="hi-IN"/>
          </w:rPr>
          <w:t>प्रक्र</w:t>
        </w:r>
      </w:ins>
      <w:ins w:id="2067" w:author="Mohamed Asbour Kaba Diakité" w:date="2026-04-11T12:08:19Z">
        <w:r>
          <w:rPr>
            <w:rStyle w:val="6"/>
            <w:rFonts w:cs="Times New Roman"/>
            <w:cs w:val="0"/>
          </w:rPr>
          <w:t>essus métier</w:t>
        </w:r>
      </w:ins>
      <w:ins w:id="2068" w:author="Mohamed Asbour Kaba Diakité" w:date="2026-04-11T12:08:19Z">
        <w:r>
          <w:rPr/>
          <w:t>.</w:t>
        </w:r>
      </w:ins>
    </w:p>
    <w:p w14:paraId="52DC2032">
      <w:pPr>
        <w:keepNext w:val="0"/>
        <w:keepLines w:val="0"/>
        <w:widowControl/>
        <w:suppressLineNumbers w:val="0"/>
        <w:rPr>
          <w:ins w:id="2069" w:author="Mohamed Asbour Kaba Diakité" w:date="2026-04-11T12:08:19Z"/>
        </w:rPr>
      </w:pPr>
      <w:ins w:id="2070" w:author="Mohamed Asbour Kaba Diakité" w:date="2026-04-11T12:08:19Z">
        <w:r>
          <w:rPr/>
          <w:pict>
            <v:rect id="_x0000_i1028" o:spt="1" style="height:1.5pt;width:432pt;" fillcolor="#A0A0A0" filled="t" stroked="f" coordsize="21600,21600" o:hr="t" o:hrstd="t" o:hralign="center">
              <v:path/>
              <v:fill on="t" focussize="0,0"/>
              <v:stroke on="f"/>
              <v:imagedata o:title=""/>
              <o:lock v:ext="edit"/>
              <w10:wrap type="none"/>
              <w10:anchorlock/>
            </v:rect>
          </w:pict>
        </w:r>
      </w:ins>
    </w:p>
    <w:p w14:paraId="37172456">
      <w:pPr>
        <w:pStyle w:val="3"/>
        <w:keepNext w:val="0"/>
        <w:keepLines w:val="0"/>
        <w:widowControl/>
        <w:suppressLineNumbers w:val="0"/>
        <w:rPr>
          <w:ins w:id="2072" w:author="Mohamed Asbour Kaba Diakité" w:date="2026-04-11T12:08:19Z"/>
        </w:rPr>
      </w:pPr>
      <w:ins w:id="2073" w:author="Mohamed Asbour Kaba Diakité" w:date="2026-04-11T12:08:19Z">
        <w:r>
          <w:rPr/>
          <w:t>5.12.5 Automatisation et validation des données (26/03/2026)</w:t>
        </w:r>
      </w:ins>
    </w:p>
    <w:p w14:paraId="10944566">
      <w:pPr>
        <w:pStyle w:val="9"/>
        <w:keepNext w:val="0"/>
        <w:keepLines w:val="0"/>
        <w:widowControl/>
        <w:suppressLineNumbers w:val="0"/>
        <w:rPr>
          <w:ins w:id="2074" w:author="Mohamed Asbour Kaba Diakité" w:date="2026-04-11T12:08:19Z"/>
        </w:rPr>
      </w:pPr>
      <w:ins w:id="2075" w:author="Mohamed Asbour Kaba Diakité" w:date="2026-04-11T12:08:19Z">
        <w:r>
          <w:rPr/>
          <w:t>Cette journée a été consacrée à l’automatisation des contrôles dans l’application :</w:t>
        </w:r>
      </w:ins>
    </w:p>
    <w:p w14:paraId="3D0D7CC3">
      <w:pPr>
        <w:keepNext w:val="0"/>
        <w:keepLines w:val="0"/>
        <w:widowControl/>
        <w:numPr>
          <w:ilvl w:val="0"/>
          <w:numId w:val="88"/>
        </w:numPr>
        <w:suppressLineNumbers w:val="0"/>
        <w:spacing w:before="0" w:beforeAutospacing="1" w:after="0" w:afterAutospacing="1"/>
        <w:ind w:left="720" w:hanging="360"/>
        <w:rPr>
          <w:ins w:id="2076" w:author="Mohamed Asbour Kaba Diakité" w:date="2026-04-11T12:08:19Z"/>
        </w:rPr>
      </w:pPr>
      <w:ins w:id="2077" w:author="Mohamed Asbour Kaba Diakité" w:date="2026-04-11T12:08:19Z">
        <w:r>
          <w:rPr/>
          <w:t xml:space="preserve">validation des champs (texte vs numérique) </w:t>
        </w:r>
      </w:ins>
    </w:p>
    <w:p w14:paraId="77C314BE">
      <w:pPr>
        <w:keepNext w:val="0"/>
        <w:keepLines w:val="0"/>
        <w:widowControl/>
        <w:numPr>
          <w:ilvl w:val="0"/>
          <w:numId w:val="88"/>
        </w:numPr>
        <w:suppressLineNumbers w:val="0"/>
        <w:spacing w:before="0" w:beforeAutospacing="1" w:after="0" w:afterAutospacing="1"/>
        <w:ind w:left="720" w:hanging="360"/>
        <w:rPr>
          <w:ins w:id="2078" w:author="Mohamed Asbour Kaba Diakité" w:date="2026-04-11T12:08:19Z"/>
        </w:rPr>
      </w:pPr>
      <w:ins w:id="2079" w:author="Mohamed Asbour Kaba Diakité" w:date="2026-04-11T12:08:19Z">
        <w:r>
          <w:rPr/>
          <w:t xml:space="preserve">affichage de messages d’erreur dynamiques </w:t>
        </w:r>
      </w:ins>
    </w:p>
    <w:p w14:paraId="08AE3C44">
      <w:pPr>
        <w:keepNext w:val="0"/>
        <w:keepLines w:val="0"/>
        <w:widowControl/>
        <w:numPr>
          <w:ilvl w:val="0"/>
          <w:numId w:val="88"/>
        </w:numPr>
        <w:suppressLineNumbers w:val="0"/>
        <w:spacing w:before="0" w:beforeAutospacing="1" w:after="0" w:afterAutospacing="1"/>
        <w:ind w:left="720" w:hanging="360"/>
        <w:rPr>
          <w:ins w:id="2080" w:author="Mohamed Asbour Kaba Diakité" w:date="2026-04-11T12:08:19Z"/>
        </w:rPr>
      </w:pPr>
      <w:ins w:id="2081" w:author="Mohamed Asbour Kaba Diakité" w:date="2026-04-11T12:08:19Z">
        <w:r>
          <w:rPr/>
          <w:t xml:space="preserve">récupération automatique des informations utilisateur (nom, image) </w:t>
        </w:r>
      </w:ins>
    </w:p>
    <w:p w14:paraId="17BDA996">
      <w:pPr>
        <w:pStyle w:val="9"/>
        <w:keepNext w:val="0"/>
        <w:keepLines w:val="0"/>
        <w:widowControl/>
        <w:suppressLineNumbers w:val="0"/>
        <w:rPr>
          <w:ins w:id="2082" w:author="Mohamed Asbour Kaba Diakité" w:date="2026-04-11T12:08:19Z"/>
        </w:rPr>
      </w:pPr>
      <w:ins w:id="2083" w:author="Mohamed Asbour Kaba Diakité" w:date="2026-04-11T12:08:19Z">
        <w:r>
          <w:rPr/>
          <w:t xml:space="preserve">J’ai également découvert les bases de </w:t>
        </w:r>
      </w:ins>
      <w:ins w:id="2084" w:author="Mohamed Asbour Kaba Diakité" w:date="2026-04-11T12:08:19Z">
        <w:r>
          <w:rPr>
            <w:rStyle w:val="6"/>
          </w:rPr>
          <w:t>Power Automate</w:t>
        </w:r>
      </w:ins>
      <w:ins w:id="2085" w:author="Mohamed Asbour Kaba Diakité" w:date="2026-04-11T12:08:19Z">
        <w:r>
          <w:rPr/>
          <w:t>, avec l’appui de Monsieur Abdoulaye, ce qui m’a permis de renforcer ma compréhension des flux automatisés.</w:t>
        </w:r>
      </w:ins>
    </w:p>
    <w:p w14:paraId="71993B30">
      <w:pPr>
        <w:keepNext w:val="0"/>
        <w:keepLines w:val="0"/>
        <w:widowControl/>
        <w:suppressLineNumbers w:val="0"/>
        <w:rPr>
          <w:ins w:id="2086" w:author="Mohamed Asbour Kaba Diakité" w:date="2026-04-11T12:08:19Z"/>
        </w:rPr>
      </w:pPr>
      <w:ins w:id="2087" w:author="Mohamed Asbour Kaba Diakité" w:date="2026-04-11T12:08:19Z">
        <w:r>
          <w:rPr/>
          <w:pict>
            <v:rect id="_x0000_i1029" o:spt="1" style="height:1.5pt;width:432pt;" fillcolor="#A0A0A0" filled="t" stroked="f" coordsize="21600,21600" o:hr="t" o:hrstd="t" o:hralign="center">
              <v:path/>
              <v:fill on="t" focussize="0,0"/>
              <v:stroke on="f"/>
              <v:imagedata o:title=""/>
              <o:lock v:ext="edit"/>
              <w10:wrap type="none"/>
              <w10:anchorlock/>
            </v:rect>
          </w:pict>
        </w:r>
      </w:ins>
    </w:p>
    <w:p w14:paraId="33A4C38B">
      <w:pPr>
        <w:pStyle w:val="3"/>
        <w:keepNext w:val="0"/>
        <w:keepLines w:val="0"/>
        <w:widowControl/>
        <w:suppressLineNumbers w:val="0"/>
        <w:rPr>
          <w:ins w:id="2089" w:author="Mohamed Asbour Kaba Diakité" w:date="2026-04-11T12:08:19Z"/>
        </w:rPr>
      </w:pPr>
      <w:ins w:id="2090" w:author="Mohamed Asbour Kaba Diakité" w:date="2026-04-11T12:08:19Z">
        <w:r>
          <w:rPr/>
          <w:t>5.12.6 Finalisation partielle et objectifs atteints (27/03/2026)</w:t>
        </w:r>
      </w:ins>
    </w:p>
    <w:p w14:paraId="27FCA440">
      <w:pPr>
        <w:pStyle w:val="9"/>
        <w:keepNext w:val="0"/>
        <w:keepLines w:val="0"/>
        <w:widowControl/>
        <w:suppressLineNumbers w:val="0"/>
        <w:rPr>
          <w:ins w:id="2091" w:author="Mohamed Asbour Kaba Diakité" w:date="2026-04-11T12:08:19Z"/>
        </w:rPr>
      </w:pPr>
      <w:ins w:id="2092" w:author="Mohamed Asbour Kaba Diakité" w:date="2026-04-11T12:08:19Z">
        <w:r>
          <w:rPr/>
          <w:t>Les objectifs suivants ont été atteints :</w:t>
        </w:r>
      </w:ins>
    </w:p>
    <w:p w14:paraId="144B5EFC">
      <w:pPr>
        <w:keepNext w:val="0"/>
        <w:keepLines w:val="0"/>
        <w:widowControl/>
        <w:numPr>
          <w:ilvl w:val="0"/>
          <w:numId w:val="89"/>
        </w:numPr>
        <w:suppressLineNumbers w:val="0"/>
        <w:spacing w:before="0" w:beforeAutospacing="1" w:after="0" w:afterAutospacing="1"/>
        <w:ind w:left="720" w:hanging="360"/>
        <w:rPr>
          <w:ins w:id="2093" w:author="Mohamed Asbour Kaba Diakité" w:date="2026-04-11T12:08:19Z"/>
        </w:rPr>
      </w:pPr>
      <w:ins w:id="2094" w:author="Mohamed Asbour Kaba Diakité" w:date="2026-04-11T12:08:19Z">
        <w:r>
          <w:rPr/>
          <w:t xml:space="preserve">génération automatique du numéro de laissez-passer </w:t>
        </w:r>
      </w:ins>
    </w:p>
    <w:p w14:paraId="3C0344E6">
      <w:pPr>
        <w:keepNext w:val="0"/>
        <w:keepLines w:val="0"/>
        <w:widowControl/>
        <w:numPr>
          <w:ilvl w:val="0"/>
          <w:numId w:val="89"/>
        </w:numPr>
        <w:suppressLineNumbers w:val="0"/>
        <w:spacing w:before="0" w:beforeAutospacing="1" w:after="0" w:afterAutospacing="1"/>
        <w:ind w:left="720" w:hanging="360"/>
        <w:rPr>
          <w:ins w:id="2095" w:author="Mohamed Asbour Kaba Diakité" w:date="2026-04-11T12:08:19Z"/>
        </w:rPr>
      </w:pPr>
      <w:ins w:id="2096" w:author="Mohamed Asbour Kaba Diakité" w:date="2026-04-11T12:08:19Z">
        <w:r>
          <w:rPr/>
          <w:t xml:space="preserve">mise en place d’un flux d’approbation fonctionnel via Power Automate </w:t>
        </w:r>
      </w:ins>
    </w:p>
    <w:p w14:paraId="54A77AB1">
      <w:pPr>
        <w:pStyle w:val="9"/>
        <w:keepNext w:val="0"/>
        <w:keepLines w:val="0"/>
        <w:widowControl/>
        <w:suppressLineNumbers w:val="0"/>
        <w:rPr>
          <w:ins w:id="2097" w:author="Mohamed Asbour Kaba Diakité" w:date="2026-04-11T12:08:19Z"/>
        </w:rPr>
      </w:pPr>
      <w:ins w:id="2098" w:author="Mohamed Asbour Kaba Diakité" w:date="2026-04-11T12:08:19Z">
        <w:r>
          <w:rPr/>
          <w:t>Ces résultats confirment la montée en compétence sur les outils Low-Code.</w:t>
        </w:r>
      </w:ins>
    </w:p>
    <w:p w14:paraId="4FD90455">
      <w:pPr>
        <w:keepNext w:val="0"/>
        <w:keepLines w:val="0"/>
        <w:widowControl/>
        <w:suppressLineNumbers w:val="0"/>
        <w:rPr>
          <w:ins w:id="2099" w:author="Mohamed Asbour Kaba Diakité" w:date="2026-04-11T12:08:19Z"/>
        </w:rPr>
      </w:pPr>
      <w:ins w:id="2100" w:author="Mohamed Asbour Kaba Diakité" w:date="2026-04-11T12:08:19Z">
        <w:r>
          <w:rPr/>
          <w:pict>
            <v:rect id="_x0000_i1030" o:spt="1" style="height:1.5pt;width:432pt;" fillcolor="#A0A0A0" filled="t" stroked="f" coordsize="21600,21600" o:hr="t" o:hrstd="t" o:hralign="center">
              <v:path/>
              <v:fill on="t" focussize="0,0"/>
              <v:stroke on="f"/>
              <v:imagedata o:title=""/>
              <o:lock v:ext="edit"/>
              <w10:wrap type="none"/>
              <w10:anchorlock/>
            </v:rect>
          </w:pict>
        </w:r>
      </w:ins>
    </w:p>
    <w:p w14:paraId="41C0AA95">
      <w:pPr>
        <w:pStyle w:val="2"/>
        <w:keepNext w:val="0"/>
        <w:keepLines w:val="0"/>
        <w:widowControl/>
        <w:suppressLineNumbers w:val="0"/>
        <w:rPr>
          <w:ins w:id="2102" w:author="Mohamed Asbour Kaba Diakité" w:date="2026-04-11T12:08:19Z"/>
        </w:rPr>
      </w:pPr>
      <w:ins w:id="2103" w:author="Mohamed Asbour Kaba Diakité" w:date="2026-04-11T12:08:19Z">
        <w:r>
          <w:rPr/>
          <w:t>5.13 Huitième semaine – Finalisation du projet et support utilisateurs</w:t>
        </w:r>
      </w:ins>
    </w:p>
    <w:p w14:paraId="0D1C2778">
      <w:pPr>
        <w:pStyle w:val="3"/>
        <w:keepNext w:val="0"/>
        <w:keepLines w:val="0"/>
        <w:widowControl/>
        <w:suppressLineNumbers w:val="0"/>
        <w:rPr>
          <w:ins w:id="2104" w:author="Mohamed Asbour Kaba Diakité" w:date="2026-04-11T12:08:19Z"/>
        </w:rPr>
      </w:pPr>
      <w:ins w:id="2105" w:author="Mohamed Asbour Kaba Diakité" w:date="2026-04-11T12:08:19Z">
        <w:r>
          <w:rPr/>
          <w:t>5.13.1 Consolidation du projet (30/03/2026)</w:t>
        </w:r>
      </w:ins>
    </w:p>
    <w:p w14:paraId="0A148E39">
      <w:pPr>
        <w:pStyle w:val="9"/>
        <w:keepNext w:val="0"/>
        <w:keepLines w:val="0"/>
        <w:widowControl/>
        <w:suppressLineNumbers w:val="0"/>
        <w:rPr>
          <w:ins w:id="2106" w:author="Mohamed Asbour Kaba Diakité" w:date="2026-04-11T12:08:19Z"/>
        </w:rPr>
      </w:pPr>
      <w:ins w:id="2107" w:author="Mohamed Asbour Kaba Diakité" w:date="2026-04-11T12:08:19Z">
        <w:r>
          <w:rPr/>
          <w:t>Après le retour de mon binôme, nous avons consolidé les fonctionnalités développées et intégré de nouvelles améliorations proposées.</w:t>
        </w:r>
      </w:ins>
    </w:p>
    <w:p w14:paraId="20C603C3">
      <w:pPr>
        <w:keepNext w:val="0"/>
        <w:keepLines w:val="0"/>
        <w:widowControl/>
        <w:suppressLineNumbers w:val="0"/>
        <w:rPr>
          <w:ins w:id="2108" w:author="Mohamed Asbour Kaba Diakité" w:date="2026-04-11T12:08:19Z"/>
        </w:rPr>
      </w:pPr>
      <w:ins w:id="2109" w:author="Mohamed Asbour Kaba Diakité" w:date="2026-04-11T12:08:19Z">
        <w:r>
          <w:rPr/>
          <w:pict>
            <v:rect id="_x0000_i1031" o:spt="1" style="height:1.5pt;width:432pt;" fillcolor="#A0A0A0" filled="t" stroked="f" coordsize="21600,21600" o:hr="t" o:hrstd="t" o:hralign="center">
              <v:path/>
              <v:fill on="t" focussize="0,0"/>
              <v:stroke on="f"/>
              <v:imagedata o:title=""/>
              <o:lock v:ext="edit"/>
              <w10:wrap type="none"/>
              <w10:anchorlock/>
            </v:rect>
          </w:pict>
        </w:r>
      </w:ins>
    </w:p>
    <w:p w14:paraId="6D060391">
      <w:pPr>
        <w:pStyle w:val="3"/>
        <w:keepNext w:val="0"/>
        <w:keepLines w:val="0"/>
        <w:widowControl/>
        <w:suppressLineNumbers w:val="0"/>
        <w:rPr>
          <w:ins w:id="2111" w:author="Mohamed Asbour Kaba Diakité" w:date="2026-04-11T12:08:19Z"/>
        </w:rPr>
      </w:pPr>
      <w:ins w:id="2112" w:author="Mohamed Asbour Kaba Diakité" w:date="2026-04-11T12:08:19Z">
        <w:r>
          <w:rPr/>
          <w:t>5.13.2 Extension des fonctionnalités et support utilisateurs (31/03/2026)</w:t>
        </w:r>
      </w:ins>
    </w:p>
    <w:p w14:paraId="13792AF0">
      <w:pPr>
        <w:pStyle w:val="9"/>
        <w:keepNext w:val="0"/>
        <w:keepLines w:val="0"/>
        <w:widowControl/>
        <w:suppressLineNumbers w:val="0"/>
        <w:rPr>
          <w:ins w:id="2113" w:author="Mohamed Asbour Kaba Diakité" w:date="2026-04-11T12:08:19Z"/>
        </w:rPr>
      </w:pPr>
      <w:ins w:id="2114" w:author="Mohamed Asbour Kaba Diakité" w:date="2026-04-11T12:08:19Z">
        <w:r>
          <w:rPr/>
          <w:t>Nous avons travaillé sur :</w:t>
        </w:r>
      </w:ins>
    </w:p>
    <w:p w14:paraId="35FC6AA1">
      <w:pPr>
        <w:keepNext w:val="0"/>
        <w:keepLines w:val="0"/>
        <w:widowControl/>
        <w:numPr>
          <w:ilvl w:val="0"/>
          <w:numId w:val="90"/>
        </w:numPr>
        <w:suppressLineNumbers w:val="0"/>
        <w:spacing w:before="0" w:beforeAutospacing="1" w:after="0" w:afterAutospacing="1"/>
        <w:ind w:left="720" w:hanging="360"/>
        <w:rPr>
          <w:ins w:id="2115" w:author="Mohamed Asbour Kaba Diakité" w:date="2026-04-11T12:08:19Z"/>
        </w:rPr>
      </w:pPr>
      <w:ins w:id="2116" w:author="Mohamed Asbour Kaba Diakité" w:date="2026-04-11T12:08:19Z">
        <w:r>
          <w:rPr/>
          <w:t xml:space="preserve">la création de nouveaux écrans </w:t>
        </w:r>
      </w:ins>
    </w:p>
    <w:p w14:paraId="2A057948">
      <w:pPr>
        <w:keepNext w:val="0"/>
        <w:keepLines w:val="0"/>
        <w:widowControl/>
        <w:numPr>
          <w:ilvl w:val="0"/>
          <w:numId w:val="90"/>
        </w:numPr>
        <w:suppressLineNumbers w:val="0"/>
        <w:spacing w:before="0" w:beforeAutospacing="1" w:after="0" w:afterAutospacing="1"/>
        <w:ind w:left="720" w:hanging="360"/>
        <w:rPr>
          <w:ins w:id="2117" w:author="Mohamed Asbour Kaba Diakité" w:date="2026-04-11T12:08:19Z"/>
        </w:rPr>
      </w:pPr>
      <w:ins w:id="2118" w:author="Mohamed Asbour Kaba Diakité" w:date="2026-04-11T12:08:19Z">
        <w:r>
          <w:rPr/>
          <w:t xml:space="preserve">l’intégration de fonctionnalités d’impression </w:t>
        </w:r>
      </w:ins>
    </w:p>
    <w:p w14:paraId="1ED3B5E6">
      <w:pPr>
        <w:keepNext w:val="0"/>
        <w:keepLines w:val="0"/>
        <w:widowControl/>
        <w:numPr>
          <w:ilvl w:val="0"/>
          <w:numId w:val="90"/>
        </w:numPr>
        <w:suppressLineNumbers w:val="0"/>
        <w:spacing w:before="0" w:beforeAutospacing="1" w:after="0" w:afterAutospacing="1"/>
        <w:ind w:left="720" w:hanging="360"/>
        <w:rPr>
          <w:ins w:id="2119" w:author="Mohamed Asbour Kaba Diakité" w:date="2026-04-11T12:08:19Z"/>
        </w:rPr>
      </w:pPr>
      <w:ins w:id="2120" w:author="Mohamed Asbour Kaba Diakité" w:date="2026-04-11T12:08:19Z">
        <w:r>
          <w:rPr/>
          <w:t xml:space="preserve">l’anticipation des besoins utilisateurs </w:t>
        </w:r>
      </w:ins>
    </w:p>
    <w:p w14:paraId="3D62CC3A">
      <w:pPr>
        <w:pStyle w:val="9"/>
        <w:keepNext w:val="0"/>
        <w:keepLines w:val="0"/>
        <w:widowControl/>
        <w:suppressLineNumbers w:val="0"/>
        <w:rPr>
          <w:ins w:id="2121" w:author="Mohamed Asbour Kaba Diakité" w:date="2026-04-11T12:08:19Z"/>
        </w:rPr>
      </w:pPr>
      <w:ins w:id="2122" w:author="Mohamed Asbour Kaba Diakité" w:date="2026-04-11T12:08:19Z">
        <w:r>
          <w:rPr/>
          <w:t xml:space="preserve">Parallèlement, nous avons assisté les utilisateurs dans l’accès à leurs </w:t>
        </w:r>
      </w:ins>
      <w:ins w:id="2123" w:author="Mohamed Asbour Kaba Diakité" w:date="2026-04-11T12:08:19Z">
        <w:r>
          <w:rPr>
            <w:rStyle w:val="6"/>
          </w:rPr>
          <w:t>bulletins de paie via le nouveau système Payroll</w:t>
        </w:r>
      </w:ins>
      <w:ins w:id="2124" w:author="Mohamed Asbour Kaba Diakité" w:date="2026-04-11T12:08:19Z">
        <w:r>
          <w:rPr/>
          <w:t>.</w:t>
        </w:r>
      </w:ins>
    </w:p>
    <w:p w14:paraId="36B44A6B">
      <w:pPr>
        <w:keepNext w:val="0"/>
        <w:keepLines w:val="0"/>
        <w:widowControl/>
        <w:suppressLineNumbers w:val="0"/>
        <w:rPr>
          <w:ins w:id="2125" w:author="Mohamed Asbour Kaba Diakité" w:date="2026-04-11T12:08:19Z"/>
        </w:rPr>
      </w:pPr>
      <w:ins w:id="2126" w:author="Mohamed Asbour Kaba Diakité" w:date="2026-04-11T12:08:19Z">
        <w:r>
          <w:rPr/>
          <w:pict>
            <v:rect id="_x0000_i1032" o:spt="1" style="height:1.5pt;width:432pt;" fillcolor="#A0A0A0" filled="t" stroked="f" coordsize="21600,21600" o:hr="t" o:hrstd="t" o:hralign="center">
              <v:path/>
              <v:fill on="t" focussize="0,0"/>
              <v:stroke on="f"/>
              <v:imagedata o:title=""/>
              <o:lock v:ext="edit"/>
              <w10:wrap type="none"/>
              <w10:anchorlock/>
            </v:rect>
          </w:pict>
        </w:r>
      </w:ins>
    </w:p>
    <w:p w14:paraId="47E28F38">
      <w:pPr>
        <w:pStyle w:val="3"/>
        <w:keepNext w:val="0"/>
        <w:keepLines w:val="0"/>
        <w:widowControl/>
        <w:suppressLineNumbers w:val="0"/>
        <w:rPr>
          <w:ins w:id="2128" w:author="Mohamed Asbour Kaba Diakité" w:date="2026-04-11T12:08:19Z"/>
        </w:rPr>
      </w:pPr>
      <w:ins w:id="2129" w:author="Mohamed Asbour Kaba Diakité" w:date="2026-04-11T12:08:19Z">
        <w:r>
          <w:rPr/>
          <w:t>5.13.3 Optimisation de l’affichage des données (01/04/2026)</w:t>
        </w:r>
      </w:ins>
    </w:p>
    <w:p w14:paraId="0980CF02">
      <w:pPr>
        <w:pStyle w:val="9"/>
        <w:keepNext w:val="0"/>
        <w:keepLines w:val="0"/>
        <w:widowControl/>
        <w:suppressLineNumbers w:val="0"/>
        <w:rPr>
          <w:ins w:id="2130" w:author="Mohamed Asbour Kaba Diakité" w:date="2026-04-11T12:08:19Z"/>
        </w:rPr>
      </w:pPr>
      <w:ins w:id="2131" w:author="Mohamed Asbour Kaba Diakité" w:date="2026-04-11T12:08:19Z">
        <w:r>
          <w:rPr/>
          <w:t>Nous avons mis en place plusieurs contrôleurs pour afficher les données issues de SharePoint, notamment via le composant :</w:t>
        </w:r>
      </w:ins>
    </w:p>
    <w:p w14:paraId="54F70FBF">
      <w:pPr>
        <w:keepNext w:val="0"/>
        <w:keepLines w:val="0"/>
        <w:widowControl/>
        <w:numPr>
          <w:ilvl w:val="0"/>
          <w:numId w:val="91"/>
        </w:numPr>
        <w:suppressLineNumbers w:val="0"/>
        <w:spacing w:before="0" w:beforeAutospacing="1" w:after="0" w:afterAutospacing="1"/>
        <w:ind w:left="720" w:hanging="360"/>
        <w:rPr>
          <w:ins w:id="2132" w:author="Mohamed Asbour Kaba Diakité" w:date="2026-04-11T12:08:19Z"/>
        </w:rPr>
      </w:pPr>
      <w:ins w:id="2133" w:author="Mohamed Asbour Kaba Diakité" w:date="2026-04-11T12:08:19Z">
        <w:r>
          <w:rPr>
            <w:rStyle w:val="6"/>
          </w:rPr>
          <w:t>HTMLText</w:t>
        </w:r>
      </w:ins>
      <w:ins w:id="2134" w:author="Mohamed Asbour Kaba Diakité" w:date="2026-04-11T12:08:19Z">
        <w:r>
          <w:rPr/>
          <w:t xml:space="preserve"> </w:t>
        </w:r>
      </w:ins>
    </w:p>
    <w:p w14:paraId="37D8EE50">
      <w:pPr>
        <w:pStyle w:val="9"/>
        <w:keepNext w:val="0"/>
        <w:keepLines w:val="0"/>
        <w:widowControl/>
        <w:suppressLineNumbers w:val="0"/>
        <w:rPr>
          <w:ins w:id="2135" w:author="Mohamed Asbour Kaba Diakité" w:date="2026-04-11T12:08:19Z"/>
        </w:rPr>
      </w:pPr>
      <w:ins w:id="2136" w:author="Mohamed Asbour Kaba Diakité" w:date="2026-04-11T12:08:19Z">
        <w:r>
          <w:rPr/>
          <w:t>Ce composant a permis d’améliorer la présentation et la réactivité des données affichées.</w:t>
        </w:r>
      </w:ins>
    </w:p>
    <w:p w14:paraId="42FCEEB9">
      <w:pPr>
        <w:keepNext w:val="0"/>
        <w:keepLines w:val="0"/>
        <w:widowControl/>
        <w:suppressLineNumbers w:val="0"/>
        <w:rPr>
          <w:ins w:id="2137" w:author="Mohamed Asbour Kaba Diakité" w:date="2026-04-11T12:08:19Z"/>
        </w:rPr>
      </w:pPr>
      <w:ins w:id="2138" w:author="Mohamed Asbour Kaba Diakité" w:date="2026-04-11T12:08:19Z">
        <w:r>
          <w:rPr/>
          <w:pict>
            <v:rect id="_x0000_i1033" o:spt="1" style="height:1.5pt;width:432pt;" fillcolor="#A0A0A0" filled="t" stroked="f" coordsize="21600,21600" o:hr="t" o:hrstd="t" o:hralign="center">
              <v:path/>
              <v:fill on="t" focussize="0,0"/>
              <v:stroke on="f"/>
              <v:imagedata o:title=""/>
              <o:lock v:ext="edit"/>
              <w10:wrap type="none"/>
              <w10:anchorlock/>
            </v:rect>
          </w:pict>
        </w:r>
      </w:ins>
    </w:p>
    <w:p w14:paraId="11CEAC18">
      <w:pPr>
        <w:pStyle w:val="3"/>
        <w:keepNext w:val="0"/>
        <w:keepLines w:val="0"/>
        <w:widowControl/>
        <w:suppressLineNumbers w:val="0"/>
        <w:rPr>
          <w:ins w:id="2140" w:author="Mohamed Asbour Kaba Diakité" w:date="2026-04-11T12:08:19Z"/>
        </w:rPr>
      </w:pPr>
      <w:ins w:id="2141" w:author="Mohamed Asbour Kaba Diakité" w:date="2026-04-11T12:08:19Z">
        <w:r>
          <w:rPr/>
          <w:t>5.13.4 Approfondissement technique et persévérance (02/04/2026)</w:t>
        </w:r>
      </w:ins>
    </w:p>
    <w:p w14:paraId="666E35DD">
      <w:pPr>
        <w:pStyle w:val="9"/>
        <w:keepNext w:val="0"/>
        <w:keepLines w:val="0"/>
        <w:widowControl/>
        <w:suppressLineNumbers w:val="0"/>
        <w:rPr>
          <w:ins w:id="2142" w:author="Mohamed Asbour Kaba Diakité" w:date="2026-04-11T12:08:19Z"/>
        </w:rPr>
      </w:pPr>
      <w:ins w:id="2143" w:author="Mohamed Asbour Kaba Diakité" w:date="2026-04-11T12:08:19Z">
        <w:r>
          <w:rPr/>
          <w:t>Le projet a continué à évoluer avec :</w:t>
        </w:r>
      </w:ins>
    </w:p>
    <w:p w14:paraId="24C099EC">
      <w:pPr>
        <w:keepNext w:val="0"/>
        <w:keepLines w:val="0"/>
        <w:widowControl/>
        <w:numPr>
          <w:ilvl w:val="0"/>
          <w:numId w:val="92"/>
        </w:numPr>
        <w:suppressLineNumbers w:val="0"/>
        <w:spacing w:before="0" w:beforeAutospacing="1" w:after="0" w:afterAutospacing="1"/>
        <w:ind w:left="720" w:hanging="360"/>
        <w:rPr>
          <w:ins w:id="2144" w:author="Mohamed Asbour Kaba Diakité" w:date="2026-04-11T12:08:19Z"/>
        </w:rPr>
      </w:pPr>
      <w:ins w:id="2145" w:author="Mohamed Asbour Kaba Diakité" w:date="2026-04-11T12:08:19Z">
        <w:r>
          <w:rPr/>
          <w:t xml:space="preserve">la création de multiples écrans </w:t>
        </w:r>
      </w:ins>
    </w:p>
    <w:p w14:paraId="2D3DCA4D">
      <w:pPr>
        <w:keepNext w:val="0"/>
        <w:keepLines w:val="0"/>
        <w:widowControl/>
        <w:numPr>
          <w:ilvl w:val="0"/>
          <w:numId w:val="92"/>
        </w:numPr>
        <w:suppressLineNumbers w:val="0"/>
        <w:spacing w:before="0" w:beforeAutospacing="1" w:after="0" w:afterAutospacing="1"/>
        <w:ind w:left="720" w:hanging="360"/>
        <w:rPr>
          <w:ins w:id="2146" w:author="Mohamed Asbour Kaba Diakité" w:date="2026-04-11T12:08:19Z"/>
        </w:rPr>
      </w:pPr>
      <w:ins w:id="2147" w:author="Mohamed Asbour Kaba Diakité" w:date="2026-04-11T12:08:19Z">
        <w:r>
          <w:rPr/>
          <w:t xml:space="preserve">l’amélioration des interfaces </w:t>
        </w:r>
      </w:ins>
    </w:p>
    <w:p w14:paraId="033D3F0F">
      <w:pPr>
        <w:keepNext w:val="0"/>
        <w:keepLines w:val="0"/>
        <w:widowControl/>
        <w:numPr>
          <w:ilvl w:val="0"/>
          <w:numId w:val="92"/>
        </w:numPr>
        <w:suppressLineNumbers w:val="0"/>
        <w:spacing w:before="0" w:beforeAutospacing="1" w:after="0" w:afterAutospacing="1"/>
        <w:ind w:left="720" w:hanging="360"/>
        <w:rPr>
          <w:ins w:id="2148" w:author="Mohamed Asbour Kaba Diakité" w:date="2026-04-11T12:08:19Z"/>
        </w:rPr>
      </w:pPr>
      <w:ins w:id="2149" w:author="Mohamed Asbour Kaba Diakité" w:date="2026-04-11T12:08:19Z">
        <w:r>
          <w:rPr/>
          <w:t xml:space="preserve">la résolution de problèmes techniques complexes </w:t>
        </w:r>
      </w:ins>
    </w:p>
    <w:p w14:paraId="489EE6DC">
      <w:pPr>
        <w:pStyle w:val="9"/>
        <w:keepNext w:val="0"/>
        <w:keepLines w:val="0"/>
        <w:widowControl/>
        <w:suppressLineNumbers w:val="0"/>
        <w:rPr>
          <w:ins w:id="2150" w:author="Mohamed Asbour Kaba Diakité" w:date="2026-04-11T12:08:19Z"/>
        </w:rPr>
      </w:pPr>
      <w:ins w:id="2151" w:author="Mohamed Asbour Kaba Diakité" w:date="2026-04-11T12:08:19Z">
        <w:r>
          <w:rPr/>
          <w:t>Après environ 15 jours de travail, nous avons réussi à stabiliser une version fonctionnelle de l’application.</w:t>
        </w:r>
      </w:ins>
    </w:p>
    <w:p w14:paraId="03B03ABD">
      <w:pPr>
        <w:keepNext w:val="0"/>
        <w:keepLines w:val="0"/>
        <w:widowControl/>
        <w:suppressLineNumbers w:val="0"/>
        <w:rPr>
          <w:ins w:id="2152" w:author="Mohamed Asbour Kaba Diakité" w:date="2026-04-11T12:08:19Z"/>
        </w:rPr>
      </w:pPr>
      <w:ins w:id="2153" w:author="Mohamed Asbour Kaba Diakité" w:date="2026-04-11T12:08:19Z">
        <w:r>
          <w:rPr/>
          <w:pict>
            <v:rect id="_x0000_i1034" o:spt="1" style="height:1.5pt;width:432pt;" fillcolor="#A0A0A0" filled="t" stroked="f" coordsize="21600,21600" o:hr="t" o:hrstd="t" o:hralign="center">
              <v:path/>
              <v:fill on="t" focussize="0,0"/>
              <v:stroke on="f"/>
              <v:imagedata o:title=""/>
              <o:lock v:ext="edit"/>
              <w10:wrap type="none"/>
              <w10:anchorlock/>
            </v:rect>
          </w:pict>
        </w:r>
      </w:ins>
    </w:p>
    <w:p w14:paraId="138B63E3">
      <w:pPr>
        <w:pStyle w:val="3"/>
        <w:keepNext w:val="0"/>
        <w:keepLines w:val="0"/>
        <w:widowControl/>
        <w:suppressLineNumbers w:val="0"/>
        <w:rPr>
          <w:ins w:id="2155" w:author="Mohamed Asbour Kaba Diakité" w:date="2026-04-11T12:08:19Z"/>
        </w:rPr>
      </w:pPr>
      <w:ins w:id="2156" w:author="Mohamed Asbour Kaba Diakité" w:date="2026-04-11T12:08:19Z">
        <w:r>
          <w:rPr/>
          <w:t>5.13.5 Présentation du projet et nouvelles missions (03/04/2026)</w:t>
        </w:r>
      </w:ins>
    </w:p>
    <w:p w14:paraId="03C87B09">
      <w:pPr>
        <w:pStyle w:val="9"/>
        <w:keepNext w:val="0"/>
        <w:keepLines w:val="0"/>
        <w:widowControl/>
        <w:suppressLineNumbers w:val="0"/>
        <w:rPr>
          <w:ins w:id="2157" w:author="Mohamed Asbour Kaba Diakité" w:date="2026-04-11T12:08:19Z"/>
        </w:rPr>
      </w:pPr>
      <w:ins w:id="2158" w:author="Mohamed Asbour Kaba Diakité" w:date="2026-04-11T12:08:19Z">
        <w:r>
          <w:rPr/>
          <w:t>Nous avons présenté une version opérationnelle de l’application à Monsieur Cellou, qui a validé la logique globale avec quelques recommandations d’amélioration.</w:t>
        </w:r>
      </w:ins>
    </w:p>
    <w:p w14:paraId="2E516E81">
      <w:pPr>
        <w:pStyle w:val="9"/>
        <w:keepNext w:val="0"/>
        <w:keepLines w:val="0"/>
        <w:widowControl/>
        <w:suppressLineNumbers w:val="0"/>
        <w:rPr>
          <w:ins w:id="2159" w:author="Mohamed Asbour Kaba Diakité" w:date="2026-04-11T12:08:19Z"/>
        </w:rPr>
      </w:pPr>
      <w:ins w:id="2160" w:author="Mohamed Asbour Kaba Diakité" w:date="2026-04-11T12:08:19Z">
        <w:r>
          <w:rPr/>
          <w:t>Par ailleurs, j’ai été impliqué dans :</w:t>
        </w:r>
      </w:ins>
    </w:p>
    <w:p w14:paraId="21615137">
      <w:pPr>
        <w:keepNext w:val="0"/>
        <w:keepLines w:val="0"/>
        <w:widowControl/>
        <w:numPr>
          <w:ilvl w:val="0"/>
          <w:numId w:val="93"/>
        </w:numPr>
        <w:suppressLineNumbers w:val="0"/>
        <w:spacing w:before="0" w:beforeAutospacing="1" w:after="0" w:afterAutospacing="1"/>
        <w:ind w:left="720" w:hanging="360"/>
        <w:rPr>
          <w:ins w:id="2161" w:author="Mohamed Asbour Kaba Diakité" w:date="2026-04-11T12:08:19Z"/>
        </w:rPr>
      </w:pPr>
      <w:ins w:id="2162" w:author="Mohamed Asbour Kaba Diakité" w:date="2026-04-11T12:08:19Z">
        <w:r>
          <w:rPr/>
          <w:t xml:space="preserve">une analyse technique d’un problème d’interface sur un site web (menu WordPress/Elementor) </w:t>
        </w:r>
      </w:ins>
    </w:p>
    <w:p w14:paraId="430A7E74">
      <w:pPr>
        <w:keepNext w:val="0"/>
        <w:keepLines w:val="0"/>
        <w:widowControl/>
        <w:numPr>
          <w:ilvl w:val="0"/>
          <w:numId w:val="93"/>
        </w:numPr>
        <w:suppressLineNumbers w:val="0"/>
        <w:spacing w:before="0" w:beforeAutospacing="1" w:after="0" w:afterAutospacing="1"/>
        <w:ind w:left="720" w:hanging="360"/>
        <w:rPr>
          <w:ins w:id="2163" w:author="Mohamed Asbour Kaba Diakité" w:date="2026-04-11T12:08:19Z"/>
        </w:rPr>
      </w:pPr>
      <w:ins w:id="2164" w:author="Mohamed Asbour Kaba Diakité" w:date="2026-04-11T12:08:19Z">
        <w:r>
          <w:rPr/>
          <w:t xml:space="preserve">une découverte d’un serveur ancien (Windows Server 2008) utilisé pour une application interne </w:t>
        </w:r>
      </w:ins>
    </w:p>
    <w:p w14:paraId="21CB3287">
      <w:pPr>
        <w:keepNext w:val="0"/>
        <w:keepLines w:val="0"/>
        <w:widowControl/>
        <w:suppressLineNumbers w:val="0"/>
        <w:rPr>
          <w:ins w:id="2165" w:author="Mohamed Asbour Kaba Diakité" w:date="2026-04-11T12:08:19Z"/>
        </w:rPr>
      </w:pPr>
      <w:ins w:id="2166" w:author="Mohamed Asbour Kaba Diakité" w:date="2026-04-11T12:08:19Z">
        <w:r>
          <w:rPr/>
          <w:pict>
            <v:rect id="_x0000_i1035" o:spt="1" style="height:1.5pt;width:432pt;" fillcolor="#A0A0A0" filled="t" stroked="f" coordsize="21600,21600" o:hr="t" o:hrstd="t" o:hralign="center">
              <v:path/>
              <v:fill on="t" focussize="0,0"/>
              <v:stroke on="f"/>
              <v:imagedata o:title=""/>
              <o:lock v:ext="edit"/>
              <w10:wrap type="none"/>
              <w10:anchorlock/>
            </v:rect>
          </w:pict>
        </w:r>
      </w:ins>
    </w:p>
    <w:p w14:paraId="264F9574">
      <w:pPr>
        <w:pStyle w:val="2"/>
        <w:keepNext w:val="0"/>
        <w:keepLines w:val="0"/>
        <w:widowControl/>
        <w:suppressLineNumbers w:val="0"/>
        <w:rPr>
          <w:ins w:id="2168" w:author="Mohamed Asbour Kaba Diakité" w:date="2026-04-11T12:08:19Z"/>
        </w:rPr>
      </w:pPr>
      <w:ins w:id="2169" w:author="Mohamed Asbour Kaba Diakité" w:date="2026-04-11T12:08:19Z">
        <w:r>
          <w:rPr/>
          <w:t>5.14 Neuvième semaine – Résolution d’incidents et ouverture technologique</w:t>
        </w:r>
      </w:ins>
    </w:p>
    <w:p w14:paraId="7B8D60B5">
      <w:pPr>
        <w:pStyle w:val="3"/>
        <w:keepNext w:val="0"/>
        <w:keepLines w:val="0"/>
        <w:widowControl/>
        <w:suppressLineNumbers w:val="0"/>
        <w:rPr>
          <w:ins w:id="2170" w:author="Mohamed Asbour Kaba Diakité" w:date="2026-04-11T12:08:19Z"/>
        </w:rPr>
      </w:pPr>
      <w:ins w:id="2171" w:author="Mohamed Asbour Kaba Diakité" w:date="2026-04-11T12:08:19Z">
        <w:r>
          <w:rPr/>
          <w:t>5.14.1 Réunion d’équipe et visite technique (07/04/2026)</w:t>
        </w:r>
      </w:ins>
    </w:p>
    <w:p w14:paraId="15873CDA">
      <w:pPr>
        <w:pStyle w:val="9"/>
        <w:keepNext w:val="0"/>
        <w:keepLines w:val="0"/>
        <w:widowControl/>
        <w:suppressLineNumbers w:val="0"/>
        <w:rPr>
          <w:ins w:id="2172" w:author="Mohamed Asbour Kaba Diakité" w:date="2026-04-11T12:08:19Z"/>
        </w:rPr>
      </w:pPr>
      <w:ins w:id="2173" w:author="Mohamed Asbour Kaba Diakité" w:date="2026-04-11T12:08:19Z">
        <w:r>
          <w:rPr/>
          <w:t>Après une réunion d’équipe axée sur la sécurité informatique, j’ai participé à une visite du port de la CBG avec Monsieur Kalissa.</w:t>
        </w:r>
      </w:ins>
    </w:p>
    <w:p w14:paraId="78553C15">
      <w:pPr>
        <w:pStyle w:val="9"/>
        <w:keepNext w:val="0"/>
        <w:keepLines w:val="0"/>
        <w:widowControl/>
        <w:suppressLineNumbers w:val="0"/>
        <w:rPr>
          <w:ins w:id="2174" w:author="Mohamed Asbour Kaba Diakité" w:date="2026-04-11T12:08:19Z"/>
        </w:rPr>
      </w:pPr>
      <w:ins w:id="2175" w:author="Mohamed Asbour Kaba Diakité" w:date="2026-04-11T12:08:19Z">
        <w:r>
          <w:rPr/>
          <w:t>Cette visite m’a permis de découvrir :</w:t>
        </w:r>
      </w:ins>
    </w:p>
    <w:p w14:paraId="491C1B86">
      <w:pPr>
        <w:keepNext w:val="0"/>
        <w:keepLines w:val="0"/>
        <w:widowControl/>
        <w:numPr>
          <w:ilvl w:val="0"/>
          <w:numId w:val="94"/>
        </w:numPr>
        <w:suppressLineNumbers w:val="0"/>
        <w:spacing w:before="0" w:beforeAutospacing="1" w:after="0" w:afterAutospacing="1"/>
        <w:ind w:left="720" w:hanging="360"/>
        <w:rPr>
          <w:ins w:id="2176" w:author="Mohamed Asbour Kaba Diakité" w:date="2026-04-11T12:08:19Z"/>
        </w:rPr>
      </w:pPr>
      <w:ins w:id="2177" w:author="Mohamed Asbour Kaba Diakité" w:date="2026-04-11T12:08:19Z">
        <w:r>
          <w:rPr/>
          <w:t xml:space="preserve">les infrastructures portuaires </w:t>
        </w:r>
      </w:ins>
    </w:p>
    <w:p w14:paraId="565ACC72">
      <w:pPr>
        <w:keepNext w:val="0"/>
        <w:keepLines w:val="0"/>
        <w:widowControl/>
        <w:numPr>
          <w:ilvl w:val="0"/>
          <w:numId w:val="94"/>
        </w:numPr>
        <w:suppressLineNumbers w:val="0"/>
        <w:spacing w:before="0" w:beforeAutospacing="1" w:after="0" w:afterAutospacing="1"/>
        <w:ind w:left="720" w:hanging="360"/>
        <w:rPr>
          <w:ins w:id="2178" w:author="Mohamed Asbour Kaba Diakité" w:date="2026-04-11T12:08:19Z"/>
        </w:rPr>
      </w:pPr>
      <w:ins w:id="2179" w:author="Mohamed Asbour Kaba Diakité" w:date="2026-04-11T12:08:19Z">
        <w:r>
          <w:rPr/>
          <w:t xml:space="preserve">les technologies maritimes </w:t>
        </w:r>
      </w:ins>
    </w:p>
    <w:p w14:paraId="4A2DDA48">
      <w:pPr>
        <w:keepNext w:val="0"/>
        <w:keepLines w:val="0"/>
        <w:widowControl/>
        <w:numPr>
          <w:ilvl w:val="0"/>
          <w:numId w:val="94"/>
        </w:numPr>
        <w:suppressLineNumbers w:val="0"/>
        <w:spacing w:before="0" w:beforeAutospacing="1" w:after="0" w:afterAutospacing="1"/>
        <w:ind w:left="720" w:hanging="360"/>
        <w:rPr>
          <w:ins w:id="2180" w:author="Mohamed Asbour Kaba Diakité" w:date="2026-04-11T12:08:19Z"/>
        </w:rPr>
      </w:pPr>
      <w:ins w:id="2181" w:author="Mohamed Asbour Kaba Diakité" w:date="2026-04-11T12:08:19Z">
        <w:r>
          <w:rPr/>
          <w:t xml:space="preserve">les </w:t>
        </w:r>
      </w:ins>
      <w:ins w:id="2182" w:author="Mohamed Asbour Kaba Diakité" w:date="2026-04-11T12:08:19Z">
        <w:r>
          <w:rPr>
            <w:rFonts w:cs="Nirmala UI"/>
            <w:cs/>
            <w:lang w:bidi="hi-IN"/>
          </w:rPr>
          <w:t>प्रक्र</w:t>
        </w:r>
      </w:ins>
      <w:ins w:id="2183" w:author="Mohamed Asbour Kaba Diakité" w:date="2026-04-11T12:08:19Z">
        <w:r>
          <w:rPr>
            <w:rFonts w:cs="Times New Roman"/>
            <w:cs w:val="0"/>
          </w:rPr>
          <w:t xml:space="preserve">essus logistiques liés aux opérations industrielles </w:t>
        </w:r>
      </w:ins>
    </w:p>
    <w:p w14:paraId="7F2651B3">
      <w:pPr>
        <w:pStyle w:val="9"/>
        <w:keepNext w:val="0"/>
        <w:keepLines w:val="0"/>
        <w:widowControl/>
        <w:suppressLineNumbers w:val="0"/>
        <w:rPr>
          <w:ins w:id="2184" w:author="Mohamed Asbour Kaba Diakité" w:date="2026-04-11T12:08:19Z"/>
        </w:rPr>
      </w:pPr>
      <w:ins w:id="2185" w:author="Mohamed Asbour Kaba Diakité" w:date="2026-04-11T12:08:19Z">
        <w:r>
          <w:rPr/>
          <w:t>Par ailleurs, j’ai appris l’utilisation de tables SAP importantes :</w:t>
        </w:r>
      </w:ins>
    </w:p>
    <w:p w14:paraId="1A3D99F3">
      <w:pPr>
        <w:keepNext w:val="0"/>
        <w:keepLines w:val="0"/>
        <w:widowControl/>
        <w:numPr>
          <w:ilvl w:val="0"/>
          <w:numId w:val="95"/>
        </w:numPr>
        <w:suppressLineNumbers w:val="0"/>
        <w:spacing w:before="0" w:beforeAutospacing="1" w:after="0" w:afterAutospacing="1"/>
        <w:ind w:left="720" w:hanging="360"/>
        <w:rPr>
          <w:ins w:id="2186" w:author="Mohamed Asbour Kaba Diakité" w:date="2026-04-11T12:08:19Z"/>
        </w:rPr>
      </w:pPr>
      <w:ins w:id="2187" w:author="Mohamed Asbour Kaba Diakité" w:date="2026-04-11T12:08:19Z">
        <w:r>
          <w:rPr>
            <w:rStyle w:val="6"/>
          </w:rPr>
          <w:t>LFA1</w:t>
        </w:r>
      </w:ins>
      <w:ins w:id="2188" w:author="Mohamed Asbour Kaba Diakité" w:date="2026-04-11T12:08:19Z">
        <w:r>
          <w:rPr/>
          <w:t xml:space="preserve"> : fournisseurs </w:t>
        </w:r>
      </w:ins>
    </w:p>
    <w:p w14:paraId="139F2B19">
      <w:pPr>
        <w:keepNext w:val="0"/>
        <w:keepLines w:val="0"/>
        <w:widowControl/>
        <w:numPr>
          <w:ilvl w:val="0"/>
          <w:numId w:val="95"/>
        </w:numPr>
        <w:suppressLineNumbers w:val="0"/>
        <w:spacing w:before="0" w:beforeAutospacing="1" w:after="0" w:afterAutospacing="1"/>
        <w:ind w:left="720" w:hanging="360"/>
        <w:rPr>
          <w:ins w:id="2189" w:author="Mohamed Asbour Kaba Diakité" w:date="2026-04-11T12:08:19Z"/>
        </w:rPr>
      </w:pPr>
      <w:ins w:id="2190" w:author="Mohamed Asbour Kaba Diakité" w:date="2026-04-11T12:08:19Z">
        <w:r>
          <w:rPr>
            <w:rStyle w:val="6"/>
          </w:rPr>
          <w:t>KNA1</w:t>
        </w:r>
      </w:ins>
      <w:ins w:id="2191" w:author="Mohamed Asbour Kaba Diakité" w:date="2026-04-11T12:08:19Z">
        <w:r>
          <w:rPr/>
          <w:t xml:space="preserve"> : clients </w:t>
        </w:r>
      </w:ins>
    </w:p>
    <w:p w14:paraId="47F9AAE0">
      <w:pPr>
        <w:keepNext w:val="0"/>
        <w:keepLines w:val="0"/>
        <w:widowControl/>
        <w:suppressLineNumbers w:val="0"/>
        <w:rPr>
          <w:ins w:id="2192" w:author="Mohamed Asbour Kaba Diakité" w:date="2026-04-11T12:08:19Z"/>
        </w:rPr>
      </w:pPr>
      <w:ins w:id="2193" w:author="Mohamed Asbour Kaba Diakité" w:date="2026-04-11T12:08:19Z">
        <w:r>
          <w:rPr/>
          <w:pict>
            <v:rect id="_x0000_i1036" o:spt="1" style="height:1.5pt;width:432pt;" fillcolor="#A0A0A0" filled="t" stroked="f" coordsize="21600,21600" o:hr="t" o:hrstd="t" o:hralign="center">
              <v:path/>
              <v:fill on="t" focussize="0,0"/>
              <v:stroke on="f"/>
              <v:imagedata o:title=""/>
              <o:lock v:ext="edit"/>
              <w10:wrap type="none"/>
              <w10:anchorlock/>
            </v:rect>
          </w:pict>
        </w:r>
      </w:ins>
    </w:p>
    <w:p w14:paraId="4715AF0E">
      <w:pPr>
        <w:pStyle w:val="3"/>
        <w:keepNext w:val="0"/>
        <w:keepLines w:val="0"/>
        <w:widowControl/>
        <w:suppressLineNumbers w:val="0"/>
        <w:rPr>
          <w:ins w:id="2195" w:author="Mohamed Asbour Kaba Diakité" w:date="2026-04-11T12:08:19Z"/>
        </w:rPr>
      </w:pPr>
      <w:ins w:id="2196" w:author="Mohamed Asbour Kaba Diakité" w:date="2026-04-11T12:08:19Z">
        <w:r>
          <w:rPr/>
          <w:t>5.14.2 Incident critique sur l’application (08/04/2026)</w:t>
        </w:r>
      </w:ins>
    </w:p>
    <w:p w14:paraId="010139AF">
      <w:pPr>
        <w:pStyle w:val="9"/>
        <w:keepNext w:val="0"/>
        <w:keepLines w:val="0"/>
        <w:widowControl/>
        <w:suppressLineNumbers w:val="0"/>
        <w:rPr>
          <w:ins w:id="2197" w:author="Mohamed Asbour Kaba Diakité" w:date="2026-04-11T12:08:19Z"/>
        </w:rPr>
      </w:pPr>
      <w:ins w:id="2198" w:author="Mohamed Asbour Kaba Diakité" w:date="2026-04-11T12:08:19Z">
        <w:r>
          <w:rPr/>
          <w:t>Nous avons rencontré un incident majeur : une défaillance des listes SharePoint entraînant :</w:t>
        </w:r>
      </w:ins>
    </w:p>
    <w:p w14:paraId="6F2A8675">
      <w:pPr>
        <w:keepNext w:val="0"/>
        <w:keepLines w:val="0"/>
        <w:widowControl/>
        <w:numPr>
          <w:ilvl w:val="0"/>
          <w:numId w:val="96"/>
        </w:numPr>
        <w:suppressLineNumbers w:val="0"/>
        <w:spacing w:before="0" w:beforeAutospacing="1" w:after="0" w:afterAutospacing="1"/>
        <w:ind w:left="720" w:hanging="360"/>
        <w:rPr>
          <w:ins w:id="2199" w:author="Mohamed Asbour Kaba Diakité" w:date="2026-04-11T12:08:19Z"/>
        </w:rPr>
      </w:pPr>
      <w:ins w:id="2200" w:author="Mohamed Asbour Kaba Diakité" w:date="2026-04-11T12:08:19Z">
        <w:r>
          <w:rPr/>
          <w:t xml:space="preserve">la rupture des liaisons entre données </w:t>
        </w:r>
      </w:ins>
    </w:p>
    <w:p w14:paraId="1CDC230D">
      <w:pPr>
        <w:keepNext w:val="0"/>
        <w:keepLines w:val="0"/>
        <w:widowControl/>
        <w:numPr>
          <w:ilvl w:val="0"/>
          <w:numId w:val="96"/>
        </w:numPr>
        <w:suppressLineNumbers w:val="0"/>
        <w:spacing w:before="0" w:beforeAutospacing="1" w:after="0" w:afterAutospacing="1"/>
        <w:ind w:left="720" w:hanging="360"/>
        <w:rPr>
          <w:ins w:id="2201" w:author="Mohamed Asbour Kaba Diakité" w:date="2026-04-11T12:08:19Z"/>
        </w:rPr>
      </w:pPr>
      <w:ins w:id="2202" w:author="Mohamed Asbour Kaba Diakité" w:date="2026-04-11T12:08:19Z">
        <w:r>
          <w:rPr/>
          <w:t xml:space="preserve">l’arrêt de certaines fonctionnalités (notamment les colonnes Lookup) </w:t>
        </w:r>
      </w:ins>
    </w:p>
    <w:p w14:paraId="11CF417C">
      <w:pPr>
        <w:pStyle w:val="9"/>
        <w:keepNext w:val="0"/>
        <w:keepLines w:val="0"/>
        <w:widowControl/>
        <w:suppressLineNumbers w:val="0"/>
        <w:rPr>
          <w:ins w:id="2203" w:author="Mohamed Asbour Kaba Diakité" w:date="2026-04-11T12:08:19Z"/>
        </w:rPr>
      </w:pPr>
      <w:ins w:id="2204" w:author="Mohamed Asbour Kaba Diakité" w:date="2026-04-11T12:08:19Z">
        <w:r>
          <w:rPr/>
          <w:t>Malgré de nombreuses tentatives de correction, le problème persistait, rendant cette journée particulièrement difficile.</w:t>
        </w:r>
      </w:ins>
    </w:p>
    <w:p w14:paraId="36F2850A">
      <w:pPr>
        <w:keepNext w:val="0"/>
        <w:keepLines w:val="0"/>
        <w:widowControl/>
        <w:suppressLineNumbers w:val="0"/>
        <w:rPr>
          <w:ins w:id="2205" w:author="Mohamed Asbour Kaba Diakité" w:date="2026-04-11T12:08:19Z"/>
        </w:rPr>
      </w:pPr>
      <w:ins w:id="2206" w:author="Mohamed Asbour Kaba Diakité" w:date="2026-04-11T12:08:19Z">
        <w:r>
          <w:rPr/>
          <w:pict>
            <v:rect id="_x0000_i1037" o:spt="1" style="height:1.5pt;width:432pt;" fillcolor="#A0A0A0" filled="t" stroked="f" coordsize="21600,21600" o:hr="t" o:hrstd="t" o:hralign="center">
              <v:path/>
              <v:fill on="t" focussize="0,0"/>
              <v:stroke on="f"/>
              <v:imagedata o:title=""/>
              <o:lock v:ext="edit"/>
              <w10:wrap type="none"/>
              <w10:anchorlock/>
            </v:rect>
          </w:pict>
        </w:r>
      </w:ins>
    </w:p>
    <w:p w14:paraId="39A700BE">
      <w:pPr>
        <w:pStyle w:val="3"/>
        <w:keepNext w:val="0"/>
        <w:keepLines w:val="0"/>
        <w:widowControl/>
        <w:suppressLineNumbers w:val="0"/>
        <w:rPr>
          <w:ins w:id="2208" w:author="Mohamed Asbour Kaba Diakité" w:date="2026-04-11T12:08:19Z"/>
        </w:rPr>
      </w:pPr>
      <w:ins w:id="2209" w:author="Mohamed Asbour Kaba Diakité" w:date="2026-04-11T12:08:19Z">
        <w:r>
          <w:rPr/>
          <w:t>5.14.3 Résolution de l’incident et amélioration continue (09/04/2026)</w:t>
        </w:r>
      </w:ins>
    </w:p>
    <w:p w14:paraId="3AB3D27C">
      <w:pPr>
        <w:pStyle w:val="9"/>
        <w:keepNext w:val="0"/>
        <w:keepLines w:val="0"/>
        <w:widowControl/>
        <w:suppressLineNumbers w:val="0"/>
        <w:rPr>
          <w:ins w:id="2210" w:author="Mohamed Asbour Kaba Diakité" w:date="2026-04-11T12:08:19Z"/>
        </w:rPr>
      </w:pPr>
      <w:ins w:id="2211" w:author="Mohamed Asbour Kaba Diakité" w:date="2026-04-11T12:08:19Z">
        <w:r>
          <w:rPr/>
          <w:t xml:space="preserve">Le problème a finalement été résolu grâce à l’identification d’une </w:t>
        </w:r>
      </w:ins>
      <w:ins w:id="2212" w:author="Mohamed Asbour Kaba Diakité" w:date="2026-04-11T12:08:19Z">
        <w:r>
          <w:rPr>
            <w:rStyle w:val="6"/>
          </w:rPr>
          <w:t>incohérence unique dans la configuration des données</w:t>
        </w:r>
      </w:ins>
      <w:ins w:id="2213" w:author="Mohamed Asbour Kaba Diakité" w:date="2026-04-11T12:08:19Z">
        <w:r>
          <w:rPr/>
          <w:t>.</w:t>
        </w:r>
      </w:ins>
    </w:p>
    <w:p w14:paraId="0191970A">
      <w:pPr>
        <w:pStyle w:val="9"/>
        <w:keepNext w:val="0"/>
        <w:keepLines w:val="0"/>
        <w:widowControl/>
        <w:suppressLineNumbers w:val="0"/>
        <w:rPr>
          <w:ins w:id="2214" w:author="Mohamed Asbour Kaba Diakité" w:date="2026-04-11T12:08:19Z"/>
        </w:rPr>
      </w:pPr>
      <w:ins w:id="2215" w:author="Mohamed Asbour Kaba Diakité" w:date="2026-04-11T12:08:19Z">
        <w:r>
          <w:rPr/>
          <w:t>Après correction :</w:t>
        </w:r>
      </w:ins>
    </w:p>
    <w:p w14:paraId="23CBE2BD">
      <w:pPr>
        <w:keepNext w:val="0"/>
        <w:keepLines w:val="0"/>
        <w:widowControl/>
        <w:numPr>
          <w:ilvl w:val="0"/>
          <w:numId w:val="97"/>
        </w:numPr>
        <w:suppressLineNumbers w:val="0"/>
        <w:spacing w:before="0" w:beforeAutospacing="1" w:after="0" w:afterAutospacing="1"/>
        <w:ind w:left="720" w:hanging="360"/>
        <w:rPr>
          <w:ins w:id="2216" w:author="Mohamed Asbour Kaba Diakité" w:date="2026-04-11T12:08:19Z"/>
        </w:rPr>
      </w:pPr>
      <w:ins w:id="2217" w:author="Mohamed Asbour Kaba Diakité" w:date="2026-04-11T12:08:19Z">
        <w:r>
          <w:rPr/>
          <w:t xml:space="preserve">l’application a été rétablie </w:t>
        </w:r>
      </w:ins>
    </w:p>
    <w:p w14:paraId="75909CAC">
      <w:pPr>
        <w:keepNext w:val="0"/>
        <w:keepLines w:val="0"/>
        <w:widowControl/>
        <w:numPr>
          <w:ilvl w:val="0"/>
          <w:numId w:val="97"/>
        </w:numPr>
        <w:suppressLineNumbers w:val="0"/>
        <w:spacing w:before="0" w:beforeAutospacing="1" w:after="0" w:afterAutospacing="1"/>
        <w:ind w:left="720" w:hanging="360"/>
        <w:rPr>
          <w:ins w:id="2218" w:author="Mohamed Asbour Kaba Diakité" w:date="2026-04-11T12:08:19Z"/>
        </w:rPr>
      </w:pPr>
      <w:ins w:id="2219" w:author="Mohamed Asbour Kaba Diakité" w:date="2026-04-11T12:08:19Z">
        <w:r>
          <w:rPr/>
          <w:t xml:space="preserve">une nouvelle démonstration a été réalisée </w:t>
        </w:r>
      </w:ins>
    </w:p>
    <w:p w14:paraId="7C05C876">
      <w:pPr>
        <w:pStyle w:val="9"/>
        <w:keepNext w:val="0"/>
        <w:keepLines w:val="0"/>
        <w:widowControl/>
        <w:suppressLineNumbers w:val="0"/>
        <w:rPr>
          <w:ins w:id="2220" w:author="Mohamed Asbour Kaba Diakité" w:date="2026-04-11T12:08:19Z"/>
        </w:rPr>
      </w:pPr>
      <w:ins w:id="2221" w:author="Mohamed Asbour Kaba Diakité" w:date="2026-04-11T12:08:19Z">
        <w:r>
          <w:rPr/>
          <w:t>Cependant, de nouveaux bugs sont apparus (ex : bouton d’impression), illustrant la nature itérative du développement logiciel.</w:t>
        </w:r>
      </w:ins>
    </w:p>
    <w:p w14:paraId="01643453">
      <w:pPr>
        <w:keepNext w:val="0"/>
        <w:keepLines w:val="0"/>
        <w:widowControl/>
        <w:suppressLineNumbers w:val="0"/>
        <w:rPr>
          <w:ins w:id="2222" w:author="Mohamed Asbour Kaba Diakité" w:date="2026-04-11T12:08:19Z"/>
        </w:rPr>
      </w:pPr>
      <w:ins w:id="2223" w:author="Mohamed Asbour Kaba Diakité" w:date="2026-04-11T12:08:19Z">
        <w:r>
          <w:rPr/>
          <w:pict>
            <v:rect id="_x0000_i1038" o:spt="1" style="height:1.5pt;width:432pt;" fillcolor="#A0A0A0" filled="t" stroked="f" coordsize="21600,21600" o:hr="t" o:hrstd="t" o:hralign="center">
              <v:path/>
              <v:fill on="t" focussize="0,0"/>
              <v:stroke on="f"/>
              <v:imagedata o:title=""/>
              <o:lock v:ext="edit"/>
              <w10:wrap type="none"/>
              <w10:anchorlock/>
            </v:rect>
          </w:pict>
        </w:r>
      </w:ins>
    </w:p>
    <w:p w14:paraId="16B77B74">
      <w:pPr>
        <w:pStyle w:val="2"/>
        <w:keepNext w:val="0"/>
        <w:keepLines w:val="0"/>
        <w:widowControl/>
        <w:suppressLineNumbers w:val="0"/>
        <w:rPr>
          <w:ins w:id="2225" w:author="Mohamed Asbour Kaba Diakité" w:date="2026-04-11T12:08:19Z"/>
        </w:rPr>
      </w:pPr>
      <w:ins w:id="2226" w:author="Mohamed Asbour Kaba Diakité" w:date="2026-04-11T12:08:19Z">
        <w:r>
          <w:rPr/>
          <w:t>7. Difficultés rencontrées – Semaines 7 à 9</w:t>
        </w:r>
      </w:ins>
    </w:p>
    <w:p w14:paraId="15907292">
      <w:pPr>
        <w:keepNext w:val="0"/>
        <w:keepLines w:val="0"/>
        <w:widowControl/>
        <w:numPr>
          <w:ilvl w:val="0"/>
          <w:numId w:val="98"/>
        </w:numPr>
        <w:suppressLineNumbers w:val="0"/>
        <w:spacing w:before="0" w:beforeAutospacing="1" w:after="0" w:afterAutospacing="1"/>
        <w:ind w:left="720" w:hanging="360"/>
        <w:rPr>
          <w:ins w:id="2227" w:author="Mohamed Asbour Kaba Diakité" w:date="2026-04-11T12:08:19Z"/>
        </w:rPr>
      </w:pPr>
      <w:ins w:id="2228" w:author="Mohamed Asbour Kaba Diakité" w:date="2026-04-11T12:08:19Z">
        <w:r>
          <w:rPr/>
          <w:t xml:space="preserve">complexité de Power Apps et Power Automate </w:t>
        </w:r>
      </w:ins>
    </w:p>
    <w:p w14:paraId="7858BE36">
      <w:pPr>
        <w:keepNext w:val="0"/>
        <w:keepLines w:val="0"/>
        <w:widowControl/>
        <w:numPr>
          <w:ilvl w:val="0"/>
          <w:numId w:val="98"/>
        </w:numPr>
        <w:suppressLineNumbers w:val="0"/>
        <w:spacing w:before="0" w:beforeAutospacing="1" w:after="0" w:afterAutospacing="1"/>
        <w:ind w:left="720" w:hanging="360"/>
        <w:rPr>
          <w:ins w:id="2229" w:author="Mohamed Asbour Kaba Diakité" w:date="2026-04-11T12:08:19Z"/>
        </w:rPr>
      </w:pPr>
      <w:ins w:id="2230" w:author="Mohamed Asbour Kaba Diakité" w:date="2026-04-11T12:08:19Z">
        <w:r>
          <w:rPr/>
          <w:t xml:space="preserve">gestion des galeries et des données dynamiques </w:t>
        </w:r>
      </w:ins>
    </w:p>
    <w:p w14:paraId="1C8139D6">
      <w:pPr>
        <w:keepNext w:val="0"/>
        <w:keepLines w:val="0"/>
        <w:widowControl/>
        <w:numPr>
          <w:ilvl w:val="0"/>
          <w:numId w:val="98"/>
        </w:numPr>
        <w:suppressLineNumbers w:val="0"/>
        <w:spacing w:before="0" w:beforeAutospacing="1" w:after="0" w:afterAutospacing="1"/>
        <w:ind w:left="720" w:hanging="360"/>
        <w:rPr>
          <w:ins w:id="2231" w:author="Mohamed Asbour Kaba Diakité" w:date="2026-04-11T12:08:19Z"/>
        </w:rPr>
      </w:pPr>
      <w:ins w:id="2232" w:author="Mohamed Asbour Kaba Diakité" w:date="2026-04-11T12:08:19Z">
        <w:r>
          <w:rPr/>
          <w:t xml:space="preserve">incidents techniques imprévus (SharePoint, bugs) </w:t>
        </w:r>
      </w:ins>
    </w:p>
    <w:p w14:paraId="26022679">
      <w:pPr>
        <w:keepNext w:val="0"/>
        <w:keepLines w:val="0"/>
        <w:widowControl/>
        <w:numPr>
          <w:ilvl w:val="0"/>
          <w:numId w:val="98"/>
        </w:numPr>
        <w:suppressLineNumbers w:val="0"/>
        <w:spacing w:before="0" w:beforeAutospacing="1" w:after="0" w:afterAutospacing="1"/>
        <w:ind w:left="720" w:hanging="360"/>
        <w:rPr>
          <w:ins w:id="2233" w:author="Mohamed Asbour Kaba Diakité" w:date="2026-04-11T12:08:19Z"/>
        </w:rPr>
      </w:pPr>
      <w:ins w:id="2234" w:author="Mohamed Asbour Kaba Diakité" w:date="2026-04-11T12:08:19Z">
        <w:r>
          <w:rPr/>
          <w:t xml:space="preserve">pression liée aux délais et aux livrables </w:t>
        </w:r>
      </w:ins>
    </w:p>
    <w:p w14:paraId="503C9515">
      <w:pPr>
        <w:keepNext w:val="0"/>
        <w:keepLines w:val="0"/>
        <w:widowControl/>
        <w:suppressLineNumbers w:val="0"/>
        <w:rPr>
          <w:ins w:id="2235" w:author="Mohamed Asbour Kaba Diakité" w:date="2026-04-11T12:08:19Z"/>
        </w:rPr>
      </w:pPr>
      <w:ins w:id="2236" w:author="Mohamed Asbour Kaba Diakité" w:date="2026-04-11T12:08:19Z">
        <w:r>
          <w:rPr/>
          <w:pict>
            <v:rect id="_x0000_i1039" o:spt="1" style="height:1.5pt;width:432pt;" fillcolor="#A0A0A0" filled="t" stroked="f" coordsize="21600,21600" o:hr="t" o:hrstd="t" o:hralign="center">
              <v:path/>
              <v:fill on="t" focussize="0,0"/>
              <v:stroke on="f"/>
              <v:imagedata o:title=""/>
              <o:lock v:ext="edit"/>
              <w10:wrap type="none"/>
              <w10:anchorlock/>
            </v:rect>
          </w:pict>
        </w:r>
      </w:ins>
    </w:p>
    <w:p w14:paraId="4DCEE114">
      <w:pPr>
        <w:pStyle w:val="2"/>
        <w:keepNext w:val="0"/>
        <w:keepLines w:val="0"/>
        <w:widowControl/>
        <w:suppressLineNumbers w:val="0"/>
        <w:rPr>
          <w:ins w:id="2238" w:author="Mohamed Asbour Kaba Diakité" w:date="2026-04-11T12:08:19Z"/>
        </w:rPr>
      </w:pPr>
      <w:ins w:id="2239" w:author="Mohamed Asbour Kaba Diakité" w:date="2026-04-11T12:08:19Z">
        <w:r>
          <w:rPr/>
          <w:t>8. Analyse critique – Semaines 7 à 9</w:t>
        </w:r>
      </w:ins>
    </w:p>
    <w:p w14:paraId="3894ACEE">
      <w:pPr>
        <w:pStyle w:val="9"/>
        <w:keepNext w:val="0"/>
        <w:keepLines w:val="0"/>
        <w:widowControl/>
        <w:suppressLineNumbers w:val="0"/>
        <w:rPr>
          <w:ins w:id="2240" w:author="Mohamed Asbour Kaba Diakité" w:date="2026-04-11T12:08:19Z"/>
        </w:rPr>
      </w:pPr>
      <w:ins w:id="2241" w:author="Mohamed Asbour Kaba Diakité" w:date="2026-04-11T12:08:19Z">
        <w:r>
          <w:rPr/>
          <w:t>Ces semaines illustrent parfaitement :</w:t>
        </w:r>
      </w:ins>
    </w:p>
    <w:p w14:paraId="45621FED">
      <w:pPr>
        <w:keepNext w:val="0"/>
        <w:keepLines w:val="0"/>
        <w:widowControl/>
        <w:numPr>
          <w:ilvl w:val="0"/>
          <w:numId w:val="99"/>
        </w:numPr>
        <w:suppressLineNumbers w:val="0"/>
        <w:spacing w:before="0" w:beforeAutospacing="1" w:after="0" w:afterAutospacing="1"/>
        <w:ind w:left="720" w:hanging="360"/>
        <w:rPr>
          <w:ins w:id="2242" w:author="Mohamed Asbour Kaba Diakité" w:date="2026-04-11T12:08:19Z"/>
        </w:rPr>
      </w:pPr>
      <w:ins w:id="2243" w:author="Mohamed Asbour Kaba Diakité" w:date="2026-04-11T12:08:19Z">
        <w:r>
          <w:rPr/>
          <w:t xml:space="preserve">la complexité réelle du développement applicatif </w:t>
        </w:r>
      </w:ins>
    </w:p>
    <w:p w14:paraId="0B28E9AB">
      <w:pPr>
        <w:keepNext w:val="0"/>
        <w:keepLines w:val="0"/>
        <w:widowControl/>
        <w:numPr>
          <w:ilvl w:val="0"/>
          <w:numId w:val="99"/>
        </w:numPr>
        <w:suppressLineNumbers w:val="0"/>
        <w:spacing w:before="0" w:beforeAutospacing="1" w:after="0" w:afterAutospacing="1"/>
        <w:ind w:left="720" w:hanging="360"/>
        <w:rPr>
          <w:ins w:id="2244" w:author="Mohamed Asbour Kaba Diakité" w:date="2026-04-11T12:08:19Z"/>
        </w:rPr>
      </w:pPr>
      <w:ins w:id="2245" w:author="Mohamed Asbour Kaba Diakité" w:date="2026-04-11T12:08:19Z">
        <w:r>
          <w:rPr/>
          <w:t xml:space="preserve">l’importance des tests et de la validation continue </w:t>
        </w:r>
      </w:ins>
    </w:p>
    <w:p w14:paraId="13849CD0">
      <w:pPr>
        <w:keepNext w:val="0"/>
        <w:keepLines w:val="0"/>
        <w:widowControl/>
        <w:numPr>
          <w:ilvl w:val="0"/>
          <w:numId w:val="99"/>
        </w:numPr>
        <w:suppressLineNumbers w:val="0"/>
        <w:spacing w:before="0" w:beforeAutospacing="1" w:after="0" w:afterAutospacing="1"/>
        <w:ind w:left="720" w:hanging="360"/>
        <w:rPr>
          <w:ins w:id="2246" w:author="Mohamed Asbour Kaba Diakité" w:date="2026-04-11T12:08:19Z"/>
        </w:rPr>
      </w:pPr>
      <w:ins w:id="2247" w:author="Mohamed Asbour Kaba Diakité" w:date="2026-04-11T12:08:19Z">
        <w:r>
          <w:rPr/>
          <w:t xml:space="preserve">le rôle central des outils Low-Code dans la transformation digitale </w:t>
        </w:r>
      </w:ins>
    </w:p>
    <w:p w14:paraId="20B59FB6">
      <w:pPr>
        <w:pStyle w:val="9"/>
        <w:keepNext w:val="0"/>
        <w:keepLines w:val="0"/>
        <w:widowControl/>
        <w:suppressLineNumbers w:val="0"/>
        <w:rPr>
          <w:ins w:id="2248" w:author="Mohamed Asbour Kaba Diakité" w:date="2026-04-11T12:08:19Z"/>
        </w:rPr>
      </w:pPr>
      <w:ins w:id="2249" w:author="Mohamed Asbour Kaba Diakité" w:date="2026-04-11T12:08:19Z">
        <w:r>
          <w:rPr/>
          <w:t xml:space="preserve">Elles montrent également que le développement logiciel est un processus </w:t>
        </w:r>
      </w:ins>
      <w:ins w:id="2250" w:author="Mohamed Asbour Kaba Diakité" w:date="2026-04-11T12:08:19Z">
        <w:r>
          <w:rPr>
            <w:rStyle w:val="6"/>
          </w:rPr>
          <w:t>itératif, non linéaire et fortement dépendant de la qualité des données</w:t>
        </w:r>
      </w:ins>
      <w:ins w:id="2251" w:author="Mohamed Asbour Kaba Diakité" w:date="2026-04-11T12:08:19Z">
        <w:r>
          <w:rPr/>
          <w:t>.</w:t>
        </w:r>
      </w:ins>
    </w:p>
    <w:p w14:paraId="3711E049">
      <w:pPr>
        <w:keepNext w:val="0"/>
        <w:keepLines w:val="0"/>
        <w:widowControl/>
        <w:suppressLineNumbers w:val="0"/>
        <w:rPr>
          <w:ins w:id="2252" w:author="Mohamed Asbour Kaba Diakité" w:date="2026-04-11T12:08:19Z"/>
        </w:rPr>
      </w:pPr>
      <w:ins w:id="2253" w:author="Mohamed Asbour Kaba Diakité" w:date="2026-04-11T12:08:19Z">
        <w:r>
          <w:rPr/>
          <w:pict>
            <v:rect id="_x0000_i1040" o:spt="1" style="height:1.5pt;width:432pt;" fillcolor="#A0A0A0" filled="t" stroked="f" coordsize="21600,21600" o:hr="t" o:hrstd="t" o:hralign="center">
              <v:path/>
              <v:fill on="t" focussize="0,0"/>
              <v:stroke on="f"/>
              <v:imagedata o:title=""/>
              <o:lock v:ext="edit"/>
              <w10:wrap type="none"/>
              <w10:anchorlock/>
            </v:rect>
          </w:pict>
        </w:r>
      </w:ins>
    </w:p>
    <w:p w14:paraId="2D2AF65D">
      <w:pPr>
        <w:pStyle w:val="2"/>
        <w:keepNext w:val="0"/>
        <w:keepLines w:val="0"/>
        <w:widowControl/>
        <w:suppressLineNumbers w:val="0"/>
        <w:rPr>
          <w:ins w:id="2255" w:author="Mohamed Asbour Kaba Diakité" w:date="2026-04-11T12:08:19Z"/>
        </w:rPr>
      </w:pPr>
      <w:ins w:id="2256" w:author="Mohamed Asbour Kaba Diakité" w:date="2026-04-11T12:08:19Z">
        <w:r>
          <w:rPr/>
          <w:t>10. Développement professionnel</w:t>
        </w:r>
      </w:ins>
    </w:p>
    <w:p w14:paraId="1839EC0B">
      <w:pPr>
        <w:pStyle w:val="9"/>
        <w:keepNext w:val="0"/>
        <w:keepLines w:val="0"/>
        <w:widowControl/>
        <w:suppressLineNumbers w:val="0"/>
        <w:rPr>
          <w:ins w:id="2257" w:author="Mohamed Asbour Kaba Diakité" w:date="2026-04-11T12:08:19Z"/>
        </w:rPr>
      </w:pPr>
      <w:ins w:id="2258" w:author="Mohamed Asbour Kaba Diakité" w:date="2026-04-11T12:08:19Z">
        <w:r>
          <w:rPr/>
          <w:t>Ces semaines m’ont permis de :</w:t>
        </w:r>
      </w:ins>
    </w:p>
    <w:p w14:paraId="0CB06AC1">
      <w:pPr>
        <w:keepNext w:val="0"/>
        <w:keepLines w:val="0"/>
        <w:widowControl/>
        <w:numPr>
          <w:ilvl w:val="0"/>
          <w:numId w:val="100"/>
        </w:numPr>
        <w:suppressLineNumbers w:val="0"/>
        <w:spacing w:before="0" w:beforeAutospacing="1" w:after="0" w:afterAutospacing="1"/>
        <w:ind w:left="720" w:hanging="360"/>
        <w:rPr>
          <w:ins w:id="2259" w:author="Mohamed Asbour Kaba Diakité" w:date="2026-04-11T12:08:19Z"/>
        </w:rPr>
      </w:pPr>
      <w:ins w:id="2260" w:author="Mohamed Asbour Kaba Diakité" w:date="2026-04-11T12:08:19Z">
        <w:r>
          <w:rPr/>
          <w:t xml:space="preserve">maîtriser davantage </w:t>
        </w:r>
      </w:ins>
      <w:ins w:id="2261" w:author="Mohamed Asbour Kaba Diakité" w:date="2026-04-11T12:08:19Z">
        <w:r>
          <w:rPr>
            <w:rStyle w:val="6"/>
          </w:rPr>
          <w:t>Power Apps et Power Automate</w:t>
        </w:r>
      </w:ins>
      <w:ins w:id="2262" w:author="Mohamed Asbour Kaba Diakité" w:date="2026-04-11T12:08:19Z">
        <w:r>
          <w:rPr/>
          <w:t xml:space="preserve"> </w:t>
        </w:r>
      </w:ins>
    </w:p>
    <w:p w14:paraId="5F6CCA94">
      <w:pPr>
        <w:keepNext w:val="0"/>
        <w:keepLines w:val="0"/>
        <w:widowControl/>
        <w:numPr>
          <w:ilvl w:val="0"/>
          <w:numId w:val="100"/>
        </w:numPr>
        <w:suppressLineNumbers w:val="0"/>
        <w:spacing w:before="0" w:beforeAutospacing="1" w:after="0" w:afterAutospacing="1"/>
        <w:ind w:left="720" w:hanging="360"/>
        <w:rPr>
          <w:ins w:id="2263" w:author="Mohamed Asbour Kaba Diakité" w:date="2026-04-11T12:08:19Z"/>
        </w:rPr>
      </w:pPr>
      <w:ins w:id="2264" w:author="Mohamed Asbour Kaba Diakité" w:date="2026-04-11T12:08:19Z">
        <w:r>
          <w:rPr/>
          <w:t xml:space="preserve">développer une forte capacité de </w:t>
        </w:r>
      </w:ins>
      <w:ins w:id="2265" w:author="Mohamed Asbour Kaba Diakité" w:date="2026-04-11T12:08:19Z">
        <w:r>
          <w:rPr>
            <w:rStyle w:val="6"/>
          </w:rPr>
          <w:t>résolution de problèmes complexes</w:t>
        </w:r>
      </w:ins>
      <w:ins w:id="2266" w:author="Mohamed Asbour Kaba Diakité" w:date="2026-04-11T12:08:19Z">
        <w:r>
          <w:rPr/>
          <w:t xml:space="preserve"> </w:t>
        </w:r>
      </w:ins>
    </w:p>
    <w:p w14:paraId="289C4066">
      <w:pPr>
        <w:keepNext w:val="0"/>
        <w:keepLines w:val="0"/>
        <w:widowControl/>
        <w:numPr>
          <w:ilvl w:val="0"/>
          <w:numId w:val="100"/>
        </w:numPr>
        <w:suppressLineNumbers w:val="0"/>
        <w:spacing w:before="0" w:beforeAutospacing="1" w:after="0" w:afterAutospacing="1"/>
        <w:ind w:left="720" w:hanging="360"/>
        <w:rPr>
          <w:ins w:id="2267" w:author="Mohamed Asbour Kaba Diakité" w:date="2026-04-11T12:08:19Z"/>
        </w:rPr>
      </w:pPr>
      <w:ins w:id="2268" w:author="Mohamed Asbour Kaba Diakité" w:date="2026-04-11T12:08:19Z">
        <w:r>
          <w:rPr/>
          <w:t xml:space="preserve">comprendre les enjeux réels des projets IT en entreprise </w:t>
        </w:r>
      </w:ins>
    </w:p>
    <w:p w14:paraId="78604DBC">
      <w:pPr>
        <w:keepNext w:val="0"/>
        <w:keepLines w:val="0"/>
        <w:widowControl/>
        <w:numPr>
          <w:ilvl w:val="0"/>
          <w:numId w:val="100"/>
        </w:numPr>
        <w:suppressLineNumbers w:val="0"/>
        <w:spacing w:before="0" w:beforeAutospacing="1" w:after="0" w:afterAutospacing="1"/>
        <w:ind w:left="720" w:hanging="360"/>
        <w:rPr>
          <w:ins w:id="2269" w:author="Mohamed Asbour Kaba Diakité" w:date="2026-04-11T12:08:19Z"/>
        </w:rPr>
      </w:pPr>
      <w:ins w:id="2270" w:author="Mohamed Asbour Kaba Diakité" w:date="2026-04-11T12:08:19Z">
        <w:r>
          <w:rPr/>
          <w:t xml:space="preserve">renforcer ma posture professionnelle en tant que futur </w:t>
        </w:r>
      </w:ins>
      <w:ins w:id="2271" w:author="Mohamed Asbour Kaba Diakité" w:date="2026-04-11T12:08:19Z">
        <w:r>
          <w:rPr>
            <w:rStyle w:val="6"/>
          </w:rPr>
          <w:t>IT Analyst / Solution Builder</w:t>
        </w:r>
      </w:ins>
    </w:p>
    <w:p w14:paraId="3A86205E">
      <w:pPr>
        <w:pStyle w:val="9"/>
        <w:widowControl/>
        <w:ind w:left="0"/>
        <w:rPr>
          <w:ins w:id="2273" w:author="Mohamed Asbour Kaba Diakité" w:date="2026-04-24T13:16:30Z"/>
          <w:rFonts w:hint="default"/>
          <w:lang w:val="fr-FR"/>
        </w:rPr>
        <w:pPrChange w:id="2272" w:author="Mohamed Asbour Kaba Diakité" w:date="2026-02-14T13:13:36Z">
          <w:pPr/>
        </w:pPrChange>
      </w:pPr>
    </w:p>
    <w:p w14:paraId="4A03F892">
      <w:pPr>
        <w:pStyle w:val="2"/>
        <w:keepNext w:val="0"/>
        <w:keepLines w:val="0"/>
        <w:widowControl/>
        <w:suppressLineNumbers w:val="0"/>
        <w:rPr>
          <w:ins w:id="2274" w:author="Mohamed Asbour Kaba Diakité" w:date="2026-04-24T13:16:31Z"/>
        </w:rPr>
      </w:pPr>
      <w:ins w:id="2275" w:author="Mohamed Asbour Kaba Diakité" w:date="2026-04-24T13:16:31Z">
        <w:r>
          <w:rPr/>
          <w:t>5.15 Dixième semaine – Finalisation technique du projet Laissez-Passer</w:t>
        </w:r>
      </w:ins>
    </w:p>
    <w:p w14:paraId="4F3E6069">
      <w:pPr>
        <w:pStyle w:val="3"/>
        <w:keepNext w:val="0"/>
        <w:keepLines w:val="0"/>
        <w:widowControl/>
        <w:suppressLineNumbers w:val="0"/>
        <w:rPr>
          <w:ins w:id="2276" w:author="Mohamed Asbour Kaba Diakité" w:date="2026-04-24T13:16:31Z"/>
        </w:rPr>
      </w:pPr>
      <w:ins w:id="2277" w:author="Mohamed Asbour Kaba Diakité" w:date="2026-04-24T13:16:31Z">
        <w:r>
          <w:rPr/>
          <w:t>5.15.1 Problématique d’impression dans Power Apps (13/04/2026)</w:t>
        </w:r>
      </w:ins>
    </w:p>
    <w:p w14:paraId="0AE6D5CA">
      <w:pPr>
        <w:pStyle w:val="9"/>
        <w:keepNext w:val="0"/>
        <w:keepLines w:val="0"/>
        <w:widowControl/>
        <w:suppressLineNumbers w:val="0"/>
        <w:rPr>
          <w:ins w:id="2278" w:author="Mohamed Asbour Kaba Diakité" w:date="2026-04-24T13:16:31Z"/>
        </w:rPr>
      </w:pPr>
      <w:ins w:id="2279" w:author="Mohamed Asbour Kaba Diakité" w:date="2026-04-24T13:16:31Z">
        <w:r>
          <w:rPr/>
          <w:t xml:space="preserve">Cette journée a été consacrée à la finalisation de la page d’accueil et des fonctionnalités principales de l’application </w:t>
        </w:r>
      </w:ins>
      <w:ins w:id="2280" w:author="Mohamed Asbour Kaba Diakité" w:date="2026-04-24T13:16:31Z">
        <w:r>
          <w:rPr>
            <w:rStyle w:val="6"/>
          </w:rPr>
          <w:t>Laissez-Passer</w:t>
        </w:r>
      </w:ins>
      <w:ins w:id="2281" w:author="Mohamed Asbour Kaba Diakité" w:date="2026-04-24T13:16:31Z">
        <w:r>
          <w:rPr/>
          <w:t>.</w:t>
        </w:r>
      </w:ins>
    </w:p>
    <w:p w14:paraId="33B1B215">
      <w:pPr>
        <w:pStyle w:val="9"/>
        <w:keepNext w:val="0"/>
        <w:keepLines w:val="0"/>
        <w:widowControl/>
        <w:suppressLineNumbers w:val="0"/>
        <w:rPr>
          <w:ins w:id="2282" w:author="Mohamed Asbour Kaba Diakité" w:date="2026-04-24T13:16:31Z"/>
        </w:rPr>
      </w:pPr>
      <w:ins w:id="2283" w:author="Mohamed Asbour Kaba Diakité" w:date="2026-04-24T13:16:31Z">
        <w:r>
          <w:rPr/>
          <w:t xml:space="preserve">Le principal point bloquant concernait le </w:t>
        </w:r>
      </w:ins>
      <w:ins w:id="2284" w:author="Mohamed Asbour Kaba Diakité" w:date="2026-04-24T13:16:31Z">
        <w:r>
          <w:rPr>
            <w:rStyle w:val="6"/>
          </w:rPr>
          <w:t>bouton d’impression</w:t>
        </w:r>
      </w:ins>
      <w:ins w:id="2285" w:author="Mohamed Asbour Kaba Diakité" w:date="2026-04-24T13:16:31Z">
        <w:r>
          <w:rPr/>
          <w:t xml:space="preserve">, qui ne fonctionnait pas correctement dans l’environnement </w:t>
        </w:r>
      </w:ins>
      <w:ins w:id="2286" w:author="Mohamed Asbour Kaba Diakité" w:date="2026-04-24T13:16:31Z">
        <w:r>
          <w:rPr>
            <w:rStyle w:val="6"/>
          </w:rPr>
          <w:t>Power Apps connecté à SharePoint</w:t>
        </w:r>
      </w:ins>
      <w:ins w:id="2287" w:author="Mohamed Asbour Kaba Diakité" w:date="2026-04-24T13:16:31Z">
        <w:r>
          <w:rPr/>
          <w:t>.</w:t>
        </w:r>
      </w:ins>
    </w:p>
    <w:p w14:paraId="78AA5AC9">
      <w:pPr>
        <w:pStyle w:val="9"/>
        <w:keepNext w:val="0"/>
        <w:keepLines w:val="0"/>
        <w:widowControl/>
        <w:suppressLineNumbers w:val="0"/>
        <w:rPr>
          <w:ins w:id="2288" w:author="Mohamed Asbour Kaba Diakité" w:date="2026-04-24T13:16:31Z"/>
        </w:rPr>
      </w:pPr>
      <w:ins w:id="2289" w:author="Mohamed Asbour Kaba Diakité" w:date="2026-04-24T13:16:31Z">
        <w:r>
          <w:rPr/>
          <w:t>Après plusieurs recherches techniques, nous avons identifié que la fonction d’impression native présentait des limitations liées à l’environnement SharePoint, notamment à cause de contraintes d’intégration de type iframe.</w:t>
        </w:r>
      </w:ins>
    </w:p>
    <w:p w14:paraId="65F2E65D">
      <w:pPr>
        <w:pStyle w:val="9"/>
        <w:keepNext w:val="0"/>
        <w:keepLines w:val="0"/>
        <w:widowControl/>
        <w:suppressLineNumbers w:val="0"/>
        <w:rPr>
          <w:ins w:id="2290" w:author="Mohamed Asbour Kaba Diakité" w:date="2026-04-24T13:16:31Z"/>
        </w:rPr>
      </w:pPr>
      <w:ins w:id="2291" w:author="Mohamed Asbour Kaba Diakité" w:date="2026-04-24T13:16:31Z">
        <w:r>
          <w:rPr/>
          <w:t xml:space="preserve">Face à cette limite technique, nous avons décidé d’orienter la solution vers </w:t>
        </w:r>
      </w:ins>
      <w:ins w:id="2292" w:author="Mohamed Asbour Kaba Diakité" w:date="2026-04-24T13:16:31Z">
        <w:r>
          <w:rPr>
            <w:rStyle w:val="6"/>
          </w:rPr>
          <w:t>Power Automate</w:t>
        </w:r>
      </w:ins>
      <w:ins w:id="2293" w:author="Mohamed Asbour Kaba Diakité" w:date="2026-04-24T13:16:31Z">
        <w:r>
          <w:rPr/>
          <w:t>, afin de générer des documents imprimables via un flux automatisé.</w:t>
        </w:r>
      </w:ins>
    </w:p>
    <w:p w14:paraId="052AB625">
      <w:pPr>
        <w:pStyle w:val="9"/>
        <w:keepNext w:val="0"/>
        <w:keepLines w:val="0"/>
        <w:widowControl/>
        <w:suppressLineNumbers w:val="0"/>
        <w:rPr>
          <w:ins w:id="2294" w:author="Mohamed Asbour Kaba Diakité" w:date="2026-04-24T13:16:31Z"/>
        </w:rPr>
      </w:pPr>
      <w:ins w:id="2295" w:author="Mohamed Asbour Kaba Diakité" w:date="2026-04-24T13:16:31Z">
        <w:r>
          <w:rPr/>
          <w:t>Cette approche nécessitait toutefois :</w:t>
        </w:r>
      </w:ins>
    </w:p>
    <w:p w14:paraId="4EAE2D11">
      <w:pPr>
        <w:keepNext w:val="0"/>
        <w:keepLines w:val="0"/>
        <w:widowControl/>
        <w:numPr>
          <w:ilvl w:val="0"/>
          <w:numId w:val="101"/>
        </w:numPr>
        <w:suppressLineNumbers w:val="0"/>
        <w:spacing w:before="0" w:beforeAutospacing="1" w:after="0" w:afterAutospacing="1"/>
        <w:ind w:left="720" w:hanging="360"/>
        <w:rPr>
          <w:ins w:id="2296" w:author="Mohamed Asbour Kaba Diakité" w:date="2026-04-24T13:16:31Z"/>
        </w:rPr>
      </w:pPr>
      <w:ins w:id="2297" w:author="Mohamed Asbour Kaba Diakité" w:date="2026-04-24T13:16:31Z">
        <w:r>
          <w:rPr/>
          <w:t xml:space="preserve">des autorisations supplémentaires sur SharePoint </w:t>
        </w:r>
      </w:ins>
    </w:p>
    <w:p w14:paraId="5073C942">
      <w:pPr>
        <w:keepNext w:val="0"/>
        <w:keepLines w:val="0"/>
        <w:widowControl/>
        <w:numPr>
          <w:ilvl w:val="0"/>
          <w:numId w:val="101"/>
        </w:numPr>
        <w:suppressLineNumbers w:val="0"/>
        <w:spacing w:before="0" w:beforeAutospacing="1" w:after="0" w:afterAutospacing="1"/>
        <w:ind w:left="720" w:hanging="360"/>
        <w:rPr>
          <w:ins w:id="2298" w:author="Mohamed Asbour Kaba Diakité" w:date="2026-04-24T13:16:31Z"/>
        </w:rPr>
      </w:pPr>
      <w:ins w:id="2299" w:author="Mohamed Asbour Kaba Diakité" w:date="2026-04-24T13:16:31Z">
        <w:r>
          <w:rPr/>
          <w:t xml:space="preserve">une meilleure intégration entre Power Apps et Power Automate </w:t>
        </w:r>
      </w:ins>
    </w:p>
    <w:p w14:paraId="1664E5D7">
      <w:pPr>
        <w:keepNext w:val="0"/>
        <w:keepLines w:val="0"/>
        <w:widowControl/>
        <w:numPr>
          <w:ilvl w:val="0"/>
          <w:numId w:val="101"/>
        </w:numPr>
        <w:suppressLineNumbers w:val="0"/>
        <w:spacing w:before="0" w:beforeAutospacing="1" w:after="0" w:afterAutospacing="1"/>
        <w:ind w:left="720" w:hanging="360"/>
        <w:rPr>
          <w:ins w:id="2300" w:author="Mohamed Asbour Kaba Diakité" w:date="2026-04-24T13:16:31Z"/>
        </w:rPr>
      </w:pPr>
      <w:ins w:id="2301" w:author="Mohamed Asbour Kaba Diakité" w:date="2026-04-24T13:16:31Z">
        <w:r>
          <w:rPr/>
          <w:t xml:space="preserve">la définition d’un processus fiable de génération documentaire </w:t>
        </w:r>
      </w:ins>
    </w:p>
    <w:p w14:paraId="13EC4534">
      <w:pPr>
        <w:keepNext w:val="0"/>
        <w:keepLines w:val="0"/>
        <w:widowControl/>
        <w:suppressLineNumbers w:val="0"/>
        <w:rPr>
          <w:ins w:id="2302" w:author="Mohamed Asbour Kaba Diakité" w:date="2026-04-24T13:16:31Z"/>
        </w:rPr>
      </w:pPr>
      <w:ins w:id="2303" w:author="Mohamed Asbour Kaba Diakité" w:date="2026-04-24T13:16:31Z">
        <w:r>
          <w:rPr/>
          <w:pict>
            <v:rect id="_x0000_i1041" o:spt="1" style="height:1.5pt;width:432pt;" fillcolor="#A0A0A0" filled="t" stroked="f" coordsize="21600,21600" o:hr="t" o:hrstd="t" o:hralign="center">
              <v:path/>
              <v:fill on="t" focussize="0,0"/>
              <v:stroke on="f"/>
              <v:imagedata o:title=""/>
              <o:lock v:ext="edit"/>
              <w10:wrap type="none"/>
              <w10:anchorlock/>
            </v:rect>
          </w:pict>
        </w:r>
      </w:ins>
    </w:p>
    <w:p w14:paraId="4D922885">
      <w:pPr>
        <w:pStyle w:val="3"/>
        <w:keepNext w:val="0"/>
        <w:keepLines w:val="0"/>
        <w:widowControl/>
        <w:suppressLineNumbers w:val="0"/>
        <w:rPr>
          <w:ins w:id="2305" w:author="Mohamed Asbour Kaba Diakité" w:date="2026-04-24T13:16:31Z"/>
        </w:rPr>
      </w:pPr>
      <w:ins w:id="2306" w:author="Mohamed Asbour Kaba Diakité" w:date="2026-04-24T13:16:31Z">
        <w:r>
          <w:rPr/>
          <w:t>5.15.2 Construction du flux d’automatisation (14/04/2026)</w:t>
        </w:r>
      </w:ins>
    </w:p>
    <w:p w14:paraId="35E97735">
      <w:pPr>
        <w:pStyle w:val="9"/>
        <w:keepNext w:val="0"/>
        <w:keepLines w:val="0"/>
        <w:widowControl/>
        <w:suppressLineNumbers w:val="0"/>
        <w:rPr>
          <w:ins w:id="2307" w:author="Mohamed Asbour Kaba Diakité" w:date="2026-04-24T13:16:31Z"/>
        </w:rPr>
      </w:pPr>
      <w:ins w:id="2308" w:author="Mohamed Asbour Kaba Diakité" w:date="2026-04-24T13:16:31Z">
        <w:r>
          <w:rPr/>
          <w:t>J’ai poursuivi seul le développement de cette solution, mon binôme étant absent temporairement.</w:t>
        </w:r>
      </w:ins>
    </w:p>
    <w:p w14:paraId="79DCC5FB">
      <w:pPr>
        <w:pStyle w:val="9"/>
        <w:keepNext w:val="0"/>
        <w:keepLines w:val="0"/>
        <w:widowControl/>
        <w:suppressLineNumbers w:val="0"/>
        <w:rPr>
          <w:ins w:id="2309" w:author="Mohamed Asbour Kaba Diakité" w:date="2026-04-24T13:16:31Z"/>
        </w:rPr>
      </w:pPr>
      <w:ins w:id="2310" w:author="Mohamed Asbour Kaba Diakité" w:date="2026-04-24T13:16:31Z">
        <w:r>
          <w:rPr/>
          <w:t xml:space="preserve">L’objectif était de mettre en place un </w:t>
        </w:r>
      </w:ins>
      <w:ins w:id="2311" w:author="Mohamed Asbour Kaba Diakité" w:date="2026-04-24T13:16:31Z">
        <w:r>
          <w:rPr>
            <w:rStyle w:val="6"/>
          </w:rPr>
          <w:t>workflow automatisé</w:t>
        </w:r>
      </w:ins>
      <w:ins w:id="2312" w:author="Mohamed Asbour Kaba Diakité" w:date="2026-04-24T13:16:31Z">
        <w:r>
          <w:rPr/>
          <w:t xml:space="preserve"> capable de :</w:t>
        </w:r>
      </w:ins>
    </w:p>
    <w:p w14:paraId="06ED3AC8">
      <w:pPr>
        <w:keepNext w:val="0"/>
        <w:keepLines w:val="0"/>
        <w:widowControl/>
        <w:numPr>
          <w:ilvl w:val="0"/>
          <w:numId w:val="102"/>
        </w:numPr>
        <w:suppressLineNumbers w:val="0"/>
        <w:spacing w:before="0" w:beforeAutospacing="1" w:after="0" w:afterAutospacing="1"/>
        <w:ind w:left="720" w:hanging="360"/>
        <w:rPr>
          <w:ins w:id="2313" w:author="Mohamed Asbour Kaba Diakité" w:date="2026-04-24T13:16:31Z"/>
        </w:rPr>
      </w:pPr>
      <w:ins w:id="2314" w:author="Mohamed Asbour Kaba Diakité" w:date="2026-04-24T13:16:31Z">
        <w:r>
          <w:rPr/>
          <w:t xml:space="preserve">récupérer les données saisies dans l’application </w:t>
        </w:r>
      </w:ins>
    </w:p>
    <w:p w14:paraId="6FAEA0C5">
      <w:pPr>
        <w:keepNext w:val="0"/>
        <w:keepLines w:val="0"/>
        <w:widowControl/>
        <w:numPr>
          <w:ilvl w:val="0"/>
          <w:numId w:val="102"/>
        </w:numPr>
        <w:suppressLineNumbers w:val="0"/>
        <w:spacing w:before="0" w:beforeAutospacing="1" w:after="0" w:afterAutospacing="1"/>
        <w:ind w:left="720" w:hanging="360"/>
        <w:rPr>
          <w:ins w:id="2315" w:author="Mohamed Asbour Kaba Diakité" w:date="2026-04-24T13:16:31Z"/>
        </w:rPr>
      </w:pPr>
      <w:ins w:id="2316" w:author="Mohamed Asbour Kaba Diakité" w:date="2026-04-24T13:16:31Z">
        <w:r>
          <w:rPr/>
          <w:t xml:space="preserve">générer un document exploitable </w:t>
        </w:r>
      </w:ins>
    </w:p>
    <w:p w14:paraId="542614E7">
      <w:pPr>
        <w:keepNext w:val="0"/>
        <w:keepLines w:val="0"/>
        <w:widowControl/>
        <w:numPr>
          <w:ilvl w:val="0"/>
          <w:numId w:val="102"/>
        </w:numPr>
        <w:suppressLineNumbers w:val="0"/>
        <w:spacing w:before="0" w:beforeAutospacing="1" w:after="0" w:afterAutospacing="1"/>
        <w:ind w:left="720" w:hanging="360"/>
        <w:rPr>
          <w:ins w:id="2317" w:author="Mohamed Asbour Kaba Diakité" w:date="2026-04-24T13:16:31Z"/>
        </w:rPr>
      </w:pPr>
      <w:ins w:id="2318" w:author="Mohamed Asbour Kaba Diakité" w:date="2026-04-24T13:16:31Z">
        <w:r>
          <w:rPr/>
          <w:t xml:space="preserve">permettre l’impression par l’utilisateur final </w:t>
        </w:r>
      </w:ins>
    </w:p>
    <w:p w14:paraId="6B7B37C1">
      <w:pPr>
        <w:pStyle w:val="9"/>
        <w:keepNext w:val="0"/>
        <w:keepLines w:val="0"/>
        <w:widowControl/>
        <w:suppressLineNumbers w:val="0"/>
        <w:rPr>
          <w:ins w:id="2319" w:author="Mohamed Asbour Kaba Diakité" w:date="2026-04-24T13:16:31Z"/>
        </w:rPr>
      </w:pPr>
      <w:ins w:id="2320" w:author="Mohamed Asbour Kaba Diakité" w:date="2026-04-24T13:16:31Z">
        <w:r>
          <w:rPr/>
          <w:t>La mise en œuvre s’est révélée plus complexe que prévu, car elle m’a obligé à découvrir de nouvelles logiques de développement propres à Power Automate.</w:t>
        </w:r>
      </w:ins>
    </w:p>
    <w:p w14:paraId="55D80256">
      <w:pPr>
        <w:pStyle w:val="9"/>
        <w:keepNext w:val="0"/>
        <w:keepLines w:val="0"/>
        <w:widowControl/>
        <w:suppressLineNumbers w:val="0"/>
        <w:rPr>
          <w:ins w:id="2321" w:author="Mohamed Asbour Kaba Diakité" w:date="2026-04-24T13:16:31Z"/>
        </w:rPr>
      </w:pPr>
      <w:ins w:id="2322" w:author="Mohamed Asbour Kaba Diakité" w:date="2026-04-24T13:16:31Z">
        <w:r>
          <w:rPr/>
          <w:t>Cette journée a confirmé que les outils Low-Code simplifient certains usages, mais exigent malgré tout une vraie rigueur technique.</w:t>
        </w:r>
      </w:ins>
    </w:p>
    <w:p w14:paraId="6F28B32C">
      <w:pPr>
        <w:keepNext w:val="0"/>
        <w:keepLines w:val="0"/>
        <w:widowControl/>
        <w:suppressLineNumbers w:val="0"/>
        <w:rPr>
          <w:ins w:id="2323" w:author="Mohamed Asbour Kaba Diakité" w:date="2026-04-24T13:16:31Z"/>
        </w:rPr>
      </w:pPr>
      <w:ins w:id="2324" w:author="Mohamed Asbour Kaba Diakité" w:date="2026-04-24T13:16:31Z">
        <w:r>
          <w:rPr/>
          <w:pict>
            <v:rect id="_x0000_i1042" o:spt="1" style="height:1.5pt;width:432pt;" fillcolor="#A0A0A0" filled="t" stroked="f" coordsize="21600,21600" o:hr="t" o:hrstd="t" o:hralign="center">
              <v:path/>
              <v:fill on="t" focussize="0,0"/>
              <v:stroke on="f"/>
              <v:imagedata o:title=""/>
              <o:lock v:ext="edit"/>
              <w10:wrap type="none"/>
              <w10:anchorlock/>
            </v:rect>
          </w:pict>
        </w:r>
      </w:ins>
    </w:p>
    <w:p w14:paraId="1CFC3EC4">
      <w:pPr>
        <w:pStyle w:val="3"/>
        <w:keepNext w:val="0"/>
        <w:keepLines w:val="0"/>
        <w:widowControl/>
        <w:suppressLineNumbers w:val="0"/>
        <w:rPr>
          <w:ins w:id="2326" w:author="Mohamed Asbour Kaba Diakité" w:date="2026-04-24T13:16:31Z"/>
        </w:rPr>
      </w:pPr>
      <w:ins w:id="2327" w:author="Mohamed Asbour Kaba Diakité" w:date="2026-04-24T13:16:31Z">
        <w:r>
          <w:rPr/>
          <w:t>5.15.3 Génération PDF et incident de configuration (15/04/2026)</w:t>
        </w:r>
      </w:ins>
    </w:p>
    <w:p w14:paraId="53A76E7C">
      <w:pPr>
        <w:pStyle w:val="9"/>
        <w:keepNext w:val="0"/>
        <w:keepLines w:val="0"/>
        <w:widowControl/>
        <w:suppressLineNumbers w:val="0"/>
        <w:rPr>
          <w:ins w:id="2328" w:author="Mohamed Asbour Kaba Diakité" w:date="2026-04-24T13:16:31Z"/>
        </w:rPr>
      </w:pPr>
      <w:ins w:id="2329" w:author="Mohamed Asbour Kaba Diakité" w:date="2026-04-24T13:16:31Z">
        <w:r>
          <w:rPr/>
          <w:t>Après plusieurs tests, j’ai réussi à faire fonctionner l’automatisation permettant de :</w:t>
        </w:r>
      </w:ins>
    </w:p>
    <w:p w14:paraId="2BBC4352">
      <w:pPr>
        <w:keepNext w:val="0"/>
        <w:keepLines w:val="0"/>
        <w:widowControl/>
        <w:numPr>
          <w:ilvl w:val="0"/>
          <w:numId w:val="103"/>
        </w:numPr>
        <w:suppressLineNumbers w:val="0"/>
        <w:spacing w:before="0" w:beforeAutospacing="1" w:after="0" w:afterAutospacing="1"/>
        <w:ind w:left="720" w:hanging="360"/>
        <w:rPr>
          <w:ins w:id="2330" w:author="Mohamed Asbour Kaba Diakité" w:date="2026-04-24T13:16:31Z"/>
        </w:rPr>
      </w:pPr>
      <w:ins w:id="2331" w:author="Mohamed Asbour Kaba Diakité" w:date="2026-04-24T13:16:31Z">
        <w:r>
          <w:rPr/>
          <w:t xml:space="preserve">générer un document PDF </w:t>
        </w:r>
      </w:ins>
    </w:p>
    <w:p w14:paraId="724E0033">
      <w:pPr>
        <w:keepNext w:val="0"/>
        <w:keepLines w:val="0"/>
        <w:widowControl/>
        <w:numPr>
          <w:ilvl w:val="0"/>
          <w:numId w:val="103"/>
        </w:numPr>
        <w:suppressLineNumbers w:val="0"/>
        <w:spacing w:before="0" w:beforeAutospacing="1" w:after="0" w:afterAutospacing="1"/>
        <w:ind w:left="720" w:hanging="360"/>
        <w:rPr>
          <w:ins w:id="2332" w:author="Mohamed Asbour Kaba Diakité" w:date="2026-04-24T13:16:31Z"/>
        </w:rPr>
      </w:pPr>
      <w:ins w:id="2333" w:author="Mohamed Asbour Kaba Diakité" w:date="2026-04-24T13:16:31Z">
        <w:r>
          <w:rPr/>
          <w:t xml:space="preserve">déclencher le flux via le bouton d’impression de l’application </w:t>
        </w:r>
      </w:ins>
    </w:p>
    <w:p w14:paraId="7540161D">
      <w:pPr>
        <w:keepNext w:val="0"/>
        <w:keepLines w:val="0"/>
        <w:widowControl/>
        <w:numPr>
          <w:ilvl w:val="0"/>
          <w:numId w:val="103"/>
        </w:numPr>
        <w:suppressLineNumbers w:val="0"/>
        <w:spacing w:before="0" w:beforeAutospacing="1" w:after="0" w:afterAutospacing="1"/>
        <w:ind w:left="720" w:hanging="360"/>
        <w:rPr>
          <w:ins w:id="2334" w:author="Mohamed Asbour Kaba Diakité" w:date="2026-04-24T13:16:31Z"/>
        </w:rPr>
      </w:pPr>
      <w:ins w:id="2335" w:author="Mohamed Asbour Kaba Diakité" w:date="2026-04-24T13:16:31Z">
        <w:r>
          <w:rPr/>
          <w:t xml:space="preserve">préparer une solution exploitable pour les utilisateurs </w:t>
        </w:r>
      </w:ins>
    </w:p>
    <w:p w14:paraId="24647EC7">
      <w:pPr>
        <w:pStyle w:val="9"/>
        <w:keepNext w:val="0"/>
        <w:keepLines w:val="0"/>
        <w:widowControl/>
        <w:suppressLineNumbers w:val="0"/>
        <w:rPr>
          <w:ins w:id="2336" w:author="Mohamed Asbour Kaba Diakité" w:date="2026-04-24T13:16:31Z"/>
        </w:rPr>
      </w:pPr>
      <w:ins w:id="2337" w:author="Mohamed Asbour Kaba Diakité" w:date="2026-04-24T13:16:31Z">
        <w:r>
          <w:rPr/>
          <w:t xml:space="preserve">Cependant, lors d’une modification du modèle Word utilisé dans l’étape </w:t>
        </w:r>
      </w:ins>
      <w:ins w:id="2338" w:author="Mohamed Asbour Kaba Diakité" w:date="2026-04-24T13:16:31Z">
        <w:r>
          <w:rPr>
            <w:rStyle w:val="6"/>
          </w:rPr>
          <w:t>Populate Word Document</w:t>
        </w:r>
      </w:ins>
      <w:ins w:id="2339" w:author="Mohamed Asbour Kaba Diakité" w:date="2026-04-24T13:16:31Z">
        <w:r>
          <w:rPr/>
          <w:t>, le flux a cessé de fonctionner correctement.</w:t>
        </w:r>
      </w:ins>
    </w:p>
    <w:p w14:paraId="18464313">
      <w:pPr>
        <w:pStyle w:val="9"/>
        <w:keepNext w:val="0"/>
        <w:keepLines w:val="0"/>
        <w:widowControl/>
        <w:suppressLineNumbers w:val="0"/>
        <w:rPr>
          <w:ins w:id="2340" w:author="Mohamed Asbour Kaba Diakité" w:date="2026-04-24T13:16:31Z"/>
        </w:rPr>
      </w:pPr>
      <w:ins w:id="2341" w:author="Mohamed Asbour Kaba Diakité" w:date="2026-04-24T13:16:31Z">
        <w:r>
          <w:rPr/>
          <w:t>Le changement de modèle a rompu les liaisons de configuration internes, entraînant de nouveaux bugs difficiles à corriger immédiatement.</w:t>
        </w:r>
      </w:ins>
    </w:p>
    <w:p w14:paraId="15699AA3">
      <w:pPr>
        <w:pStyle w:val="9"/>
        <w:keepNext w:val="0"/>
        <w:keepLines w:val="0"/>
        <w:widowControl/>
        <w:suppressLineNumbers w:val="0"/>
        <w:rPr>
          <w:ins w:id="2342" w:author="Mohamed Asbour Kaba Diakité" w:date="2026-04-24T13:16:31Z"/>
        </w:rPr>
      </w:pPr>
      <w:ins w:id="2343" w:author="Mohamed Asbour Kaba Diakité" w:date="2026-04-24T13:16:31Z">
        <w:r>
          <w:rPr/>
          <w:t>Cette expérience m’a permis de comprendre l’importance :</w:t>
        </w:r>
      </w:ins>
    </w:p>
    <w:p w14:paraId="239DAE41">
      <w:pPr>
        <w:keepNext w:val="0"/>
        <w:keepLines w:val="0"/>
        <w:widowControl/>
        <w:numPr>
          <w:ilvl w:val="0"/>
          <w:numId w:val="104"/>
        </w:numPr>
        <w:suppressLineNumbers w:val="0"/>
        <w:spacing w:before="0" w:beforeAutospacing="1" w:after="0" w:afterAutospacing="1"/>
        <w:ind w:left="720" w:hanging="360"/>
        <w:rPr>
          <w:ins w:id="2344" w:author="Mohamed Asbour Kaba Diakité" w:date="2026-04-24T13:16:31Z"/>
        </w:rPr>
      </w:pPr>
      <w:ins w:id="2345" w:author="Mohamed Asbour Kaba Diakité" w:date="2026-04-24T13:16:31Z">
        <w:r>
          <w:rPr/>
          <w:t xml:space="preserve">du contrôle des versions </w:t>
        </w:r>
      </w:ins>
    </w:p>
    <w:p w14:paraId="73DB75AD">
      <w:pPr>
        <w:keepNext w:val="0"/>
        <w:keepLines w:val="0"/>
        <w:widowControl/>
        <w:numPr>
          <w:ilvl w:val="0"/>
          <w:numId w:val="104"/>
        </w:numPr>
        <w:suppressLineNumbers w:val="0"/>
        <w:spacing w:before="0" w:beforeAutospacing="1" w:after="0" w:afterAutospacing="1"/>
        <w:ind w:left="720" w:hanging="360"/>
        <w:rPr>
          <w:ins w:id="2346" w:author="Mohamed Asbour Kaba Diakité" w:date="2026-04-24T13:16:31Z"/>
        </w:rPr>
      </w:pPr>
      <w:ins w:id="2347" w:author="Mohamed Asbour Kaba Diakité" w:date="2026-04-24T13:16:31Z">
        <w:r>
          <w:rPr/>
          <w:t xml:space="preserve">de la stabilité des modèles utilisés </w:t>
        </w:r>
      </w:ins>
    </w:p>
    <w:p w14:paraId="05DE8603">
      <w:pPr>
        <w:keepNext w:val="0"/>
        <w:keepLines w:val="0"/>
        <w:widowControl/>
        <w:numPr>
          <w:ilvl w:val="0"/>
          <w:numId w:val="104"/>
        </w:numPr>
        <w:suppressLineNumbers w:val="0"/>
        <w:spacing w:before="0" w:beforeAutospacing="1" w:after="0" w:afterAutospacing="1"/>
        <w:ind w:left="720" w:hanging="360"/>
        <w:rPr>
          <w:ins w:id="2348" w:author="Mohamed Asbour Kaba Diakité" w:date="2026-04-24T13:16:31Z"/>
        </w:rPr>
      </w:pPr>
      <w:ins w:id="2349" w:author="Mohamed Asbour Kaba Diakité" w:date="2026-04-24T13:16:31Z">
        <w:r>
          <w:rPr/>
          <w:t xml:space="preserve">des tests avant modification en production </w:t>
        </w:r>
      </w:ins>
    </w:p>
    <w:p w14:paraId="3040BF29">
      <w:pPr>
        <w:keepNext w:val="0"/>
        <w:keepLines w:val="0"/>
        <w:widowControl/>
        <w:suppressLineNumbers w:val="0"/>
        <w:rPr>
          <w:ins w:id="2350" w:author="Mohamed Asbour Kaba Diakité" w:date="2026-04-24T13:16:31Z"/>
        </w:rPr>
      </w:pPr>
      <w:ins w:id="2351" w:author="Mohamed Asbour Kaba Diakité" w:date="2026-04-24T13:16:31Z">
        <w:r>
          <w:rPr/>
          <w:pict>
            <v:rect id="_x0000_i1043" o:spt="1" style="height:1.5pt;width:432pt;" fillcolor="#A0A0A0" filled="t" stroked="f" coordsize="21600,21600" o:hr="t" o:hrstd="t" o:hralign="center">
              <v:path/>
              <v:fill on="t" focussize="0,0"/>
              <v:stroke on="f"/>
              <v:imagedata o:title=""/>
              <o:lock v:ext="edit"/>
              <w10:wrap type="none"/>
              <w10:anchorlock/>
            </v:rect>
          </w:pict>
        </w:r>
      </w:ins>
    </w:p>
    <w:p w14:paraId="0B9F9E07">
      <w:pPr>
        <w:pStyle w:val="2"/>
        <w:keepNext w:val="0"/>
        <w:keepLines w:val="0"/>
        <w:widowControl/>
        <w:suppressLineNumbers w:val="0"/>
        <w:rPr>
          <w:ins w:id="2353" w:author="Mohamed Asbour Kaba Diakité" w:date="2026-04-24T13:16:31Z"/>
        </w:rPr>
      </w:pPr>
      <w:ins w:id="2354" w:author="Mohamed Asbour Kaba Diakité" w:date="2026-04-24T13:16:31Z">
        <w:r>
          <w:rPr/>
          <w:t>5.16 Onzième semaine – Automatisation avancée, nouvelles missions et montée en compétence</w:t>
        </w:r>
      </w:ins>
    </w:p>
    <w:p w14:paraId="572D7878">
      <w:pPr>
        <w:pStyle w:val="3"/>
        <w:keepNext w:val="0"/>
        <w:keepLines w:val="0"/>
        <w:widowControl/>
        <w:suppressLineNumbers w:val="0"/>
        <w:rPr>
          <w:ins w:id="2355" w:author="Mohamed Asbour Kaba Diakité" w:date="2026-04-24T13:16:31Z"/>
        </w:rPr>
      </w:pPr>
      <w:ins w:id="2356" w:author="Mohamed Asbour Kaba Diakité" w:date="2026-04-24T13:16:31Z">
        <w:r>
          <w:rPr/>
          <w:t>5.16.1 Finalisation du générateur PDF et capitalisation d’expérience (20/04/2026)</w:t>
        </w:r>
      </w:ins>
    </w:p>
    <w:p w14:paraId="3E9F2BB0">
      <w:pPr>
        <w:pStyle w:val="9"/>
        <w:keepNext w:val="0"/>
        <w:keepLines w:val="0"/>
        <w:widowControl/>
        <w:suppressLineNumbers w:val="0"/>
        <w:rPr>
          <w:ins w:id="2357" w:author="Mohamed Asbour Kaba Diakité" w:date="2026-04-24T13:16:31Z"/>
        </w:rPr>
      </w:pPr>
      <w:ins w:id="2358" w:author="Mohamed Asbour Kaba Diakité" w:date="2026-04-24T13:16:31Z">
        <w:r>
          <w:rPr/>
          <w:t>Mon binôme étant revenu, j’ai finalisé avec succès la solution de génération PDF intégrant :</w:t>
        </w:r>
      </w:ins>
    </w:p>
    <w:p w14:paraId="79639C08">
      <w:pPr>
        <w:keepNext w:val="0"/>
        <w:keepLines w:val="0"/>
        <w:widowControl/>
        <w:numPr>
          <w:ilvl w:val="0"/>
          <w:numId w:val="105"/>
        </w:numPr>
        <w:suppressLineNumbers w:val="0"/>
        <w:spacing w:before="0" w:beforeAutospacing="1" w:after="0" w:afterAutospacing="1"/>
        <w:ind w:left="720" w:hanging="360"/>
        <w:rPr>
          <w:ins w:id="2359" w:author="Mohamed Asbour Kaba Diakité" w:date="2026-04-24T13:16:31Z"/>
        </w:rPr>
      </w:pPr>
      <w:ins w:id="2360" w:author="Mohamed Asbour Kaba Diakité" w:date="2026-04-24T13:16:31Z">
        <w:r>
          <w:rPr/>
          <w:t xml:space="preserve">Power Apps </w:t>
        </w:r>
      </w:ins>
    </w:p>
    <w:p w14:paraId="57E7BA87">
      <w:pPr>
        <w:keepNext w:val="0"/>
        <w:keepLines w:val="0"/>
        <w:widowControl/>
        <w:numPr>
          <w:ilvl w:val="0"/>
          <w:numId w:val="105"/>
        </w:numPr>
        <w:suppressLineNumbers w:val="0"/>
        <w:spacing w:before="0" w:beforeAutospacing="1" w:after="0" w:afterAutospacing="1"/>
        <w:ind w:left="720" w:hanging="360"/>
        <w:rPr>
          <w:ins w:id="2361" w:author="Mohamed Asbour Kaba Diakité" w:date="2026-04-24T13:16:31Z"/>
        </w:rPr>
      </w:pPr>
      <w:ins w:id="2362" w:author="Mohamed Asbour Kaba Diakité" w:date="2026-04-24T13:16:31Z">
        <w:r>
          <w:rPr/>
          <w:t xml:space="preserve">SharePoint </w:t>
        </w:r>
      </w:ins>
    </w:p>
    <w:p w14:paraId="68A2774B">
      <w:pPr>
        <w:keepNext w:val="0"/>
        <w:keepLines w:val="0"/>
        <w:widowControl/>
        <w:numPr>
          <w:ilvl w:val="0"/>
          <w:numId w:val="105"/>
        </w:numPr>
        <w:suppressLineNumbers w:val="0"/>
        <w:spacing w:before="0" w:beforeAutospacing="1" w:after="0" w:afterAutospacing="1"/>
        <w:ind w:left="720" w:hanging="360"/>
        <w:rPr>
          <w:ins w:id="2363" w:author="Mohamed Asbour Kaba Diakité" w:date="2026-04-24T13:16:31Z"/>
        </w:rPr>
      </w:pPr>
      <w:ins w:id="2364" w:author="Mohamed Asbour Kaba Diakité" w:date="2026-04-24T13:16:31Z">
        <w:r>
          <w:rPr/>
          <w:t xml:space="preserve">Power Automate </w:t>
        </w:r>
      </w:ins>
    </w:p>
    <w:p w14:paraId="4F091CFC">
      <w:pPr>
        <w:pStyle w:val="9"/>
        <w:keepNext w:val="0"/>
        <w:keepLines w:val="0"/>
        <w:widowControl/>
        <w:suppressLineNumbers w:val="0"/>
        <w:rPr>
          <w:ins w:id="2365" w:author="Mohamed Asbour Kaba Diakité" w:date="2026-04-24T13:16:31Z"/>
        </w:rPr>
      </w:pPr>
      <w:ins w:id="2366" w:author="Mohamed Asbour Kaba Diakité" w:date="2026-04-24T13:16:31Z">
        <w:r>
          <w:rPr/>
          <w:t>Ce projet a représenté une expérience particulièrement formatrice, mêlant :</w:t>
        </w:r>
      </w:ins>
    </w:p>
    <w:p w14:paraId="5E86CCB6">
      <w:pPr>
        <w:keepNext w:val="0"/>
        <w:keepLines w:val="0"/>
        <w:widowControl/>
        <w:numPr>
          <w:ilvl w:val="0"/>
          <w:numId w:val="106"/>
        </w:numPr>
        <w:suppressLineNumbers w:val="0"/>
        <w:spacing w:before="0" w:beforeAutospacing="1" w:after="0" w:afterAutospacing="1"/>
        <w:ind w:left="720" w:hanging="360"/>
        <w:rPr>
          <w:ins w:id="2367" w:author="Mohamed Asbour Kaba Diakité" w:date="2026-04-24T13:16:31Z"/>
        </w:rPr>
      </w:pPr>
      <w:ins w:id="2368" w:author="Mohamed Asbour Kaba Diakité" w:date="2026-04-24T13:16:31Z">
        <w:r>
          <w:rPr/>
          <w:t xml:space="preserve">résolution de problèmes complexes </w:t>
        </w:r>
      </w:ins>
    </w:p>
    <w:p w14:paraId="59D715A1">
      <w:pPr>
        <w:keepNext w:val="0"/>
        <w:keepLines w:val="0"/>
        <w:widowControl/>
        <w:numPr>
          <w:ilvl w:val="0"/>
          <w:numId w:val="106"/>
        </w:numPr>
        <w:suppressLineNumbers w:val="0"/>
        <w:spacing w:before="0" w:beforeAutospacing="1" w:after="0" w:afterAutospacing="1"/>
        <w:ind w:left="720" w:hanging="360"/>
        <w:rPr>
          <w:ins w:id="2369" w:author="Mohamed Asbour Kaba Diakité" w:date="2026-04-24T13:16:31Z"/>
        </w:rPr>
      </w:pPr>
      <w:ins w:id="2370" w:author="Mohamed Asbour Kaba Diakité" w:date="2026-04-24T13:16:31Z">
        <w:r>
          <w:rPr/>
          <w:t xml:space="preserve">persévérance </w:t>
        </w:r>
      </w:ins>
    </w:p>
    <w:p w14:paraId="69079619">
      <w:pPr>
        <w:keepNext w:val="0"/>
        <w:keepLines w:val="0"/>
        <w:widowControl/>
        <w:numPr>
          <w:ilvl w:val="0"/>
          <w:numId w:val="106"/>
        </w:numPr>
        <w:suppressLineNumbers w:val="0"/>
        <w:spacing w:before="0" w:beforeAutospacing="1" w:after="0" w:afterAutospacing="1"/>
        <w:ind w:left="720" w:hanging="360"/>
        <w:rPr>
          <w:ins w:id="2371" w:author="Mohamed Asbour Kaba Diakité" w:date="2026-04-24T13:16:31Z"/>
        </w:rPr>
      </w:pPr>
      <w:ins w:id="2372" w:author="Mohamed Asbour Kaba Diakité" w:date="2026-04-24T13:16:31Z">
        <w:r>
          <w:rPr/>
          <w:t xml:space="preserve">apprentissage autonome </w:t>
        </w:r>
      </w:ins>
    </w:p>
    <w:p w14:paraId="1F6FBFB9">
      <w:pPr>
        <w:keepNext w:val="0"/>
        <w:keepLines w:val="0"/>
        <w:widowControl/>
        <w:numPr>
          <w:ilvl w:val="0"/>
          <w:numId w:val="106"/>
        </w:numPr>
        <w:suppressLineNumbers w:val="0"/>
        <w:spacing w:before="0" w:beforeAutospacing="1" w:after="0" w:afterAutospacing="1"/>
        <w:ind w:left="720" w:hanging="360"/>
        <w:rPr>
          <w:ins w:id="2373" w:author="Mohamed Asbour Kaba Diakité" w:date="2026-04-24T13:16:31Z"/>
        </w:rPr>
      </w:pPr>
      <w:ins w:id="2374" w:author="Mohamed Asbour Kaba Diakité" w:date="2026-04-24T13:16:31Z">
        <w:r>
          <w:rPr/>
          <w:t xml:space="preserve">travail collaboratif </w:t>
        </w:r>
      </w:ins>
    </w:p>
    <w:p w14:paraId="78CD7230">
      <w:pPr>
        <w:pStyle w:val="9"/>
        <w:keepNext w:val="0"/>
        <w:keepLines w:val="0"/>
        <w:widowControl/>
        <w:suppressLineNumbers w:val="0"/>
        <w:rPr>
          <w:ins w:id="2375" w:author="Mohamed Asbour Kaba Diakité" w:date="2026-04-24T13:16:31Z"/>
        </w:rPr>
      </w:pPr>
      <w:ins w:id="2376" w:author="Mohamed Asbour Kaba Diakité" w:date="2026-04-24T13:16:31Z">
        <w:r>
          <w:rPr/>
          <w:t xml:space="preserve">Par ailleurs, Monsieur Moud nous a confié une nouvelle mission consistant à transformer des notes internes en </w:t>
        </w:r>
      </w:ins>
      <w:ins w:id="2377" w:author="Mohamed Asbour Kaba Diakité" w:date="2026-04-24T13:16:31Z">
        <w:r>
          <w:rPr>
            <w:rStyle w:val="6"/>
          </w:rPr>
          <w:t>vidéos explicatives</w:t>
        </w:r>
      </w:ins>
      <w:ins w:id="2378" w:author="Mohamed Asbour Kaba Diakité" w:date="2026-04-24T13:16:31Z">
        <w:r>
          <w:rPr/>
          <w:t>, afin d’aider les managers à mieux utiliser leurs outils numériques :</w:t>
        </w:r>
      </w:ins>
    </w:p>
    <w:p w14:paraId="2A619D09">
      <w:pPr>
        <w:keepNext w:val="0"/>
        <w:keepLines w:val="0"/>
        <w:widowControl/>
        <w:numPr>
          <w:ilvl w:val="0"/>
          <w:numId w:val="107"/>
        </w:numPr>
        <w:suppressLineNumbers w:val="0"/>
        <w:spacing w:before="0" w:beforeAutospacing="1" w:after="0" w:afterAutospacing="1"/>
        <w:ind w:left="720" w:hanging="360"/>
        <w:rPr>
          <w:ins w:id="2379" w:author="Mohamed Asbour Kaba Diakité" w:date="2026-04-24T13:16:31Z"/>
        </w:rPr>
      </w:pPr>
      <w:ins w:id="2380" w:author="Mohamed Asbour Kaba Diakité" w:date="2026-04-24T13:16:31Z">
        <w:r>
          <w:rPr/>
          <w:t xml:space="preserve">SAP </w:t>
        </w:r>
      </w:ins>
    </w:p>
    <w:p w14:paraId="3E0883BB">
      <w:pPr>
        <w:keepNext w:val="0"/>
        <w:keepLines w:val="0"/>
        <w:widowControl/>
        <w:numPr>
          <w:ilvl w:val="0"/>
          <w:numId w:val="107"/>
        </w:numPr>
        <w:suppressLineNumbers w:val="0"/>
        <w:spacing w:before="0" w:beforeAutospacing="1" w:after="0" w:afterAutospacing="1"/>
        <w:ind w:left="720" w:hanging="360"/>
        <w:rPr>
          <w:ins w:id="2381" w:author="Mohamed Asbour Kaba Diakité" w:date="2026-04-24T13:16:31Z"/>
        </w:rPr>
      </w:pPr>
      <w:ins w:id="2382" w:author="Mohamed Asbour Kaba Diakité" w:date="2026-04-24T13:16:31Z">
        <w:r>
          <w:rPr/>
          <w:t xml:space="preserve">Microsoft To Do </w:t>
        </w:r>
      </w:ins>
    </w:p>
    <w:p w14:paraId="431B5C97">
      <w:pPr>
        <w:keepNext w:val="0"/>
        <w:keepLines w:val="0"/>
        <w:widowControl/>
        <w:numPr>
          <w:ilvl w:val="0"/>
          <w:numId w:val="107"/>
        </w:numPr>
        <w:suppressLineNumbers w:val="0"/>
        <w:spacing w:before="0" w:beforeAutospacing="1" w:after="0" w:afterAutospacing="1"/>
        <w:ind w:left="720" w:hanging="360"/>
        <w:rPr>
          <w:ins w:id="2383" w:author="Mohamed Asbour Kaba Diakité" w:date="2026-04-24T13:16:31Z"/>
        </w:rPr>
      </w:pPr>
      <w:ins w:id="2384" w:author="Mohamed Asbour Kaba Diakité" w:date="2026-04-24T13:16:31Z">
        <w:r>
          <w:rPr/>
          <w:t xml:space="preserve">autres outils internes </w:t>
        </w:r>
      </w:ins>
    </w:p>
    <w:p w14:paraId="0E6EE541">
      <w:pPr>
        <w:pStyle w:val="9"/>
        <w:keepNext w:val="0"/>
        <w:keepLines w:val="0"/>
        <w:widowControl/>
        <w:suppressLineNumbers w:val="0"/>
        <w:rPr>
          <w:ins w:id="2385" w:author="Mohamed Asbour Kaba Diakité" w:date="2026-04-24T13:16:31Z"/>
        </w:rPr>
      </w:pPr>
      <w:ins w:id="2386" w:author="Mohamed Asbour Kaba Diakité" w:date="2026-04-24T13:16:31Z">
        <w:r>
          <w:rPr/>
          <w:t>L’objectif était d’améliorer la productivité et la rapidité de prise de décision.</w:t>
        </w:r>
      </w:ins>
    </w:p>
    <w:p w14:paraId="2B7B7A07">
      <w:pPr>
        <w:keepNext w:val="0"/>
        <w:keepLines w:val="0"/>
        <w:widowControl/>
        <w:suppressLineNumbers w:val="0"/>
        <w:rPr>
          <w:ins w:id="2387" w:author="Mohamed Asbour Kaba Diakité" w:date="2026-04-24T13:16:31Z"/>
        </w:rPr>
      </w:pPr>
      <w:ins w:id="2388" w:author="Mohamed Asbour Kaba Diakité" w:date="2026-04-24T13:16:31Z">
        <w:r>
          <w:rPr/>
          <w:pict>
            <v:rect id="_x0000_i1044" o:spt="1" style="height:1.5pt;width:432pt;" fillcolor="#A0A0A0" filled="t" stroked="f" coordsize="21600,21600" o:hr="t" o:hrstd="t" o:hralign="center">
              <v:path/>
              <v:fill on="t" focussize="0,0"/>
              <v:stroke on="f"/>
              <v:imagedata o:title=""/>
              <o:lock v:ext="edit"/>
              <w10:wrap type="none"/>
              <w10:anchorlock/>
            </v:rect>
          </w:pict>
        </w:r>
      </w:ins>
    </w:p>
    <w:p w14:paraId="0C1E6934">
      <w:pPr>
        <w:pStyle w:val="3"/>
        <w:keepNext w:val="0"/>
        <w:keepLines w:val="0"/>
        <w:widowControl/>
        <w:suppressLineNumbers w:val="0"/>
        <w:rPr>
          <w:ins w:id="2390" w:author="Mohamed Asbour Kaba Diakité" w:date="2026-04-24T13:16:31Z"/>
        </w:rPr>
      </w:pPr>
      <w:ins w:id="2391" w:author="Mohamed Asbour Kaba Diakité" w:date="2026-04-24T13:16:31Z">
        <w:r>
          <w:rPr/>
          <w:t>5.16.2 Travail sur les données RH SAP (21/04/2026)</w:t>
        </w:r>
      </w:ins>
    </w:p>
    <w:p w14:paraId="05E47015">
      <w:pPr>
        <w:pStyle w:val="9"/>
        <w:keepNext w:val="0"/>
        <w:keepLines w:val="0"/>
        <w:widowControl/>
        <w:suppressLineNumbers w:val="0"/>
        <w:rPr>
          <w:ins w:id="2392" w:author="Mohamed Asbour Kaba Diakité" w:date="2026-04-24T13:16:31Z"/>
        </w:rPr>
      </w:pPr>
      <w:ins w:id="2393" w:author="Mohamed Asbour Kaba Diakité" w:date="2026-04-24T13:16:31Z">
        <w:r>
          <w:rPr/>
          <w:t>Nous avons participé à une mission d’extraction et de contrôle de données RH à partir des tables SAP :</w:t>
        </w:r>
      </w:ins>
    </w:p>
    <w:p w14:paraId="4FEA01CB">
      <w:pPr>
        <w:keepNext w:val="0"/>
        <w:keepLines w:val="0"/>
        <w:widowControl/>
        <w:numPr>
          <w:ilvl w:val="0"/>
          <w:numId w:val="108"/>
        </w:numPr>
        <w:suppressLineNumbers w:val="0"/>
        <w:spacing w:before="0" w:beforeAutospacing="1" w:after="0" w:afterAutospacing="1"/>
        <w:ind w:left="720" w:hanging="360"/>
        <w:rPr>
          <w:ins w:id="2394" w:author="Mohamed Asbour Kaba Diakité" w:date="2026-04-24T13:16:31Z"/>
        </w:rPr>
      </w:pPr>
      <w:ins w:id="2395" w:author="Mohamed Asbour Kaba Diakité" w:date="2026-04-24T13:16:31Z">
        <w:r>
          <w:rPr>
            <w:rStyle w:val="6"/>
          </w:rPr>
          <w:t>HRP1000</w:t>
        </w:r>
      </w:ins>
      <w:ins w:id="2396" w:author="Mohamed Asbour Kaba Diakité" w:date="2026-04-24T13:16:31Z">
        <w:r>
          <w:rPr/>
          <w:t xml:space="preserve"> </w:t>
        </w:r>
      </w:ins>
    </w:p>
    <w:p w14:paraId="57C1FE72">
      <w:pPr>
        <w:keepNext w:val="0"/>
        <w:keepLines w:val="0"/>
        <w:widowControl/>
        <w:numPr>
          <w:ilvl w:val="0"/>
          <w:numId w:val="108"/>
        </w:numPr>
        <w:suppressLineNumbers w:val="0"/>
        <w:spacing w:before="0" w:beforeAutospacing="1" w:after="0" w:afterAutospacing="1"/>
        <w:ind w:left="720" w:hanging="360"/>
        <w:rPr>
          <w:ins w:id="2397" w:author="Mohamed Asbour Kaba Diakité" w:date="2026-04-24T13:16:31Z"/>
        </w:rPr>
      </w:pPr>
      <w:ins w:id="2398" w:author="Mohamed Asbour Kaba Diakité" w:date="2026-04-24T13:16:31Z">
        <w:r>
          <w:rPr>
            <w:rStyle w:val="6"/>
          </w:rPr>
          <w:t>HRP1001</w:t>
        </w:r>
      </w:ins>
      <w:ins w:id="2399" w:author="Mohamed Asbour Kaba Diakité" w:date="2026-04-24T13:16:31Z">
        <w:r>
          <w:rPr/>
          <w:t xml:space="preserve"> </w:t>
        </w:r>
      </w:ins>
    </w:p>
    <w:p w14:paraId="22AA15E7">
      <w:pPr>
        <w:pStyle w:val="9"/>
        <w:keepNext w:val="0"/>
        <w:keepLines w:val="0"/>
        <w:widowControl/>
        <w:suppressLineNumbers w:val="0"/>
        <w:rPr>
          <w:ins w:id="2400" w:author="Mohamed Asbour Kaba Diakité" w:date="2026-04-24T13:16:31Z"/>
        </w:rPr>
      </w:pPr>
      <w:ins w:id="2401" w:author="Mohamed Asbour Kaba Diakité" w:date="2026-04-24T13:16:31Z">
        <w:r>
          <w:rPr/>
          <w:t>Cette tâche nécessitait :</w:t>
        </w:r>
      </w:ins>
    </w:p>
    <w:p w14:paraId="5D871F39">
      <w:pPr>
        <w:keepNext w:val="0"/>
        <w:keepLines w:val="0"/>
        <w:widowControl/>
        <w:numPr>
          <w:ilvl w:val="0"/>
          <w:numId w:val="109"/>
        </w:numPr>
        <w:suppressLineNumbers w:val="0"/>
        <w:spacing w:before="0" w:beforeAutospacing="1" w:after="0" w:afterAutospacing="1"/>
        <w:ind w:left="720" w:hanging="360"/>
        <w:rPr>
          <w:ins w:id="2402" w:author="Mohamed Asbour Kaba Diakité" w:date="2026-04-24T13:16:31Z"/>
        </w:rPr>
      </w:pPr>
      <w:ins w:id="2403" w:author="Mohamed Asbour Kaba Diakité" w:date="2026-04-24T13:16:31Z">
        <w:r>
          <w:rPr/>
          <w:t xml:space="preserve">la compréhension préalable de chaque colonne </w:t>
        </w:r>
      </w:ins>
    </w:p>
    <w:p w14:paraId="4F4F1438">
      <w:pPr>
        <w:keepNext w:val="0"/>
        <w:keepLines w:val="0"/>
        <w:widowControl/>
        <w:numPr>
          <w:ilvl w:val="0"/>
          <w:numId w:val="109"/>
        </w:numPr>
        <w:suppressLineNumbers w:val="0"/>
        <w:spacing w:before="0" w:beforeAutospacing="1" w:after="0" w:afterAutospacing="1"/>
        <w:ind w:left="720" w:hanging="360"/>
        <w:rPr>
          <w:ins w:id="2404" w:author="Mohamed Asbour Kaba Diakité" w:date="2026-04-24T13:16:31Z"/>
        </w:rPr>
      </w:pPr>
      <w:ins w:id="2405" w:author="Mohamed Asbour Kaba Diakité" w:date="2026-04-24T13:16:31Z">
        <w:r>
          <w:rPr/>
          <w:t xml:space="preserve">le croisement des données </w:t>
        </w:r>
      </w:ins>
    </w:p>
    <w:p w14:paraId="16BF0EE4">
      <w:pPr>
        <w:keepNext w:val="0"/>
        <w:keepLines w:val="0"/>
        <w:widowControl/>
        <w:numPr>
          <w:ilvl w:val="0"/>
          <w:numId w:val="109"/>
        </w:numPr>
        <w:suppressLineNumbers w:val="0"/>
        <w:spacing w:before="0" w:beforeAutospacing="1" w:after="0" w:afterAutospacing="1"/>
        <w:ind w:left="720" w:hanging="360"/>
        <w:rPr>
          <w:ins w:id="2406" w:author="Mohamed Asbour Kaba Diakité" w:date="2026-04-24T13:16:31Z"/>
        </w:rPr>
      </w:pPr>
      <w:ins w:id="2407" w:author="Mohamed Asbour Kaba Diakité" w:date="2026-04-24T13:16:31Z">
        <w:r>
          <w:rPr/>
          <w:t xml:space="preserve">la vérification de cohérence </w:t>
        </w:r>
      </w:ins>
    </w:p>
    <w:p w14:paraId="51F1C766">
      <w:pPr>
        <w:pStyle w:val="9"/>
        <w:keepNext w:val="0"/>
        <w:keepLines w:val="0"/>
        <w:widowControl/>
        <w:suppressLineNumbers w:val="0"/>
        <w:rPr>
          <w:ins w:id="2408" w:author="Mohamed Asbour Kaba Diakité" w:date="2026-04-24T13:16:31Z"/>
        </w:rPr>
      </w:pPr>
      <w:ins w:id="2409" w:author="Mohamed Asbour Kaba Diakité" w:date="2026-04-24T13:16:31Z">
        <w:r>
          <w:rPr/>
          <w:t>Mon binôme et moi avons d’abord travaillé séparément afin de comprendre la logique, puis nous avons mutualisé nos analyses.</w:t>
        </w:r>
      </w:ins>
    </w:p>
    <w:p w14:paraId="07C850D6">
      <w:pPr>
        <w:pStyle w:val="9"/>
        <w:keepNext w:val="0"/>
        <w:keepLines w:val="0"/>
        <w:widowControl/>
        <w:suppressLineNumbers w:val="0"/>
        <w:rPr>
          <w:ins w:id="2410" w:author="Mohamed Asbour Kaba Diakité" w:date="2026-04-24T13:16:31Z"/>
        </w:rPr>
      </w:pPr>
      <w:ins w:id="2411" w:author="Mohamed Asbour Kaba Diakité" w:date="2026-04-24T13:16:31Z">
        <w:r>
          <w:rPr/>
          <w:t>Monsieur Moud a ensuite revu notre travail et nous a montré une méthode beaucoup plus efficace d’extraction.</w:t>
        </w:r>
      </w:ins>
    </w:p>
    <w:p w14:paraId="0F641A18">
      <w:pPr>
        <w:pStyle w:val="9"/>
        <w:keepNext w:val="0"/>
        <w:keepLines w:val="0"/>
        <w:widowControl/>
        <w:suppressLineNumbers w:val="0"/>
        <w:rPr>
          <w:ins w:id="2412" w:author="Mohamed Asbour Kaba Diakité" w:date="2026-04-24T13:16:31Z"/>
        </w:rPr>
      </w:pPr>
      <w:ins w:id="2413" w:author="Mohamed Asbour Kaba Diakité" w:date="2026-04-24T13:16:31Z">
        <w:r>
          <w:rPr/>
          <w:t xml:space="preserve">Cette situation m’a fait comprendre concrètement que </w:t>
        </w:r>
      </w:ins>
      <w:ins w:id="2414" w:author="Mohamed Asbour Kaba Diakité" w:date="2026-04-24T13:16:31Z">
        <w:r>
          <w:rPr>
            <w:rStyle w:val="6"/>
          </w:rPr>
          <w:t>l’expérience permet souvent de simplifier des tâches complexes</w:t>
        </w:r>
      </w:ins>
      <w:ins w:id="2415" w:author="Mohamed Asbour Kaba Diakité" w:date="2026-04-24T13:16:31Z">
        <w:r>
          <w:rPr/>
          <w:t>.</w:t>
        </w:r>
      </w:ins>
    </w:p>
    <w:p w14:paraId="0AD9E2A7">
      <w:pPr>
        <w:keepNext w:val="0"/>
        <w:keepLines w:val="0"/>
        <w:widowControl/>
        <w:suppressLineNumbers w:val="0"/>
        <w:rPr>
          <w:ins w:id="2416" w:author="Mohamed Asbour Kaba Diakité" w:date="2026-04-24T13:16:31Z"/>
        </w:rPr>
      </w:pPr>
      <w:ins w:id="2417" w:author="Mohamed Asbour Kaba Diakité" w:date="2026-04-24T13:16:31Z">
        <w:r>
          <w:rPr/>
          <w:pict>
            <v:rect id="_x0000_i1045" o:spt="1" style="height:1.5pt;width:432pt;" fillcolor="#A0A0A0" filled="t" stroked="f" coordsize="21600,21600" o:hr="t" o:hrstd="t" o:hralign="center">
              <v:path/>
              <v:fill on="t" focussize="0,0"/>
              <v:stroke on="f"/>
              <v:imagedata o:title=""/>
              <o:lock v:ext="edit"/>
              <w10:wrap type="none"/>
              <w10:anchorlock/>
            </v:rect>
          </w:pict>
        </w:r>
      </w:ins>
    </w:p>
    <w:p w14:paraId="3EBB0E4A">
      <w:pPr>
        <w:pStyle w:val="3"/>
        <w:keepNext w:val="0"/>
        <w:keepLines w:val="0"/>
        <w:widowControl/>
        <w:suppressLineNumbers w:val="0"/>
        <w:rPr>
          <w:ins w:id="2419" w:author="Mohamed Asbour Kaba Diakité" w:date="2026-04-24T13:16:31Z"/>
        </w:rPr>
      </w:pPr>
      <w:ins w:id="2420" w:author="Mohamed Asbour Kaba Diakité" w:date="2026-04-24T13:16:31Z">
        <w:r>
          <w:rPr/>
          <w:t>5.16.3 Lancement d’un futur projet Django – Gestion du logement CBG (22/04/2026)</w:t>
        </w:r>
      </w:ins>
    </w:p>
    <w:p w14:paraId="3B834FF1">
      <w:pPr>
        <w:pStyle w:val="9"/>
        <w:keepNext w:val="0"/>
        <w:keepLines w:val="0"/>
        <w:widowControl/>
        <w:suppressLineNumbers w:val="0"/>
        <w:rPr>
          <w:ins w:id="2421" w:author="Mohamed Asbour Kaba Diakité" w:date="2026-04-24T13:16:31Z"/>
        </w:rPr>
      </w:pPr>
      <w:ins w:id="2422" w:author="Mohamed Asbour Kaba Diakité" w:date="2026-04-24T13:16:31Z">
        <w:r>
          <w:rPr/>
          <w:t xml:space="preserve">J’ai proposé, avec mon binôme, de travailler sur un nouveau projet : un </w:t>
        </w:r>
      </w:ins>
      <w:ins w:id="2423" w:author="Mohamed Asbour Kaba Diakité" w:date="2026-04-24T13:16:31Z">
        <w:r>
          <w:rPr>
            <w:rStyle w:val="6"/>
          </w:rPr>
          <w:t>système de gestion du logement CBG</w:t>
        </w:r>
      </w:ins>
      <w:ins w:id="2424" w:author="Mohamed Asbour Kaba Diakité" w:date="2026-04-24T13:16:31Z">
        <w:r>
          <w:rPr/>
          <w:t xml:space="preserve">, développé en </w:t>
        </w:r>
      </w:ins>
      <w:ins w:id="2425" w:author="Mohamed Asbour Kaba Diakité" w:date="2026-04-24T13:16:31Z">
        <w:r>
          <w:rPr>
            <w:rStyle w:val="6"/>
          </w:rPr>
          <w:t>Python / Django</w:t>
        </w:r>
      </w:ins>
      <w:ins w:id="2426" w:author="Mohamed Asbour Kaba Diakité" w:date="2026-04-24T13:16:31Z">
        <w:r>
          <w:rPr/>
          <w:t>.</w:t>
        </w:r>
      </w:ins>
    </w:p>
    <w:p w14:paraId="6BE8F8B6">
      <w:pPr>
        <w:pStyle w:val="9"/>
        <w:keepNext w:val="0"/>
        <w:keepLines w:val="0"/>
        <w:widowControl/>
        <w:suppressLineNumbers w:val="0"/>
        <w:rPr>
          <w:ins w:id="2427" w:author="Mohamed Asbour Kaba Diakité" w:date="2026-04-24T13:16:31Z"/>
        </w:rPr>
      </w:pPr>
      <w:ins w:id="2428" w:author="Mohamed Asbour Kaba Diakité" w:date="2026-04-24T13:16:31Z">
        <w:r>
          <w:rPr/>
          <w:t>Monsieur Moud a accepté le principe du projet et a défini les caractéristiques fonctionnelles à partir de son expérience terrain.</w:t>
        </w:r>
      </w:ins>
    </w:p>
    <w:p w14:paraId="20994397">
      <w:pPr>
        <w:pStyle w:val="9"/>
        <w:keepNext w:val="0"/>
        <w:keepLines w:val="0"/>
        <w:widowControl/>
        <w:suppressLineNumbers w:val="0"/>
        <w:rPr>
          <w:ins w:id="2429" w:author="Mohamed Asbour Kaba Diakité" w:date="2026-04-24T13:16:31Z"/>
        </w:rPr>
      </w:pPr>
      <w:ins w:id="2430" w:author="Mohamed Asbour Kaba Diakité" w:date="2026-04-24T13:16:31Z">
        <w:r>
          <w:rPr/>
          <w:t>Cette étape a été importante car elle montre :</w:t>
        </w:r>
      </w:ins>
    </w:p>
    <w:p w14:paraId="77298300">
      <w:pPr>
        <w:keepNext w:val="0"/>
        <w:keepLines w:val="0"/>
        <w:widowControl/>
        <w:numPr>
          <w:ilvl w:val="0"/>
          <w:numId w:val="110"/>
        </w:numPr>
        <w:suppressLineNumbers w:val="0"/>
        <w:spacing w:before="0" w:beforeAutospacing="1" w:after="0" w:afterAutospacing="1"/>
        <w:ind w:left="720" w:hanging="360"/>
        <w:rPr>
          <w:ins w:id="2431" w:author="Mohamed Asbour Kaba Diakité" w:date="2026-04-24T13:16:31Z"/>
        </w:rPr>
      </w:pPr>
      <w:ins w:id="2432" w:author="Mohamed Asbour Kaba Diakité" w:date="2026-04-24T13:16:31Z">
        <w:r>
          <w:rPr/>
          <w:t xml:space="preserve">la confiance accordée aux stagiaires </w:t>
        </w:r>
      </w:ins>
    </w:p>
    <w:p w14:paraId="0D7B597D">
      <w:pPr>
        <w:keepNext w:val="0"/>
        <w:keepLines w:val="0"/>
        <w:widowControl/>
        <w:numPr>
          <w:ilvl w:val="0"/>
          <w:numId w:val="110"/>
        </w:numPr>
        <w:suppressLineNumbers w:val="0"/>
        <w:spacing w:before="0" w:beforeAutospacing="1" w:after="0" w:afterAutospacing="1"/>
        <w:ind w:left="720" w:hanging="360"/>
        <w:rPr>
          <w:ins w:id="2433" w:author="Mohamed Asbour Kaba Diakité" w:date="2026-04-24T13:16:31Z"/>
        </w:rPr>
      </w:pPr>
      <w:ins w:id="2434" w:author="Mohamed Asbour Kaba Diakité" w:date="2026-04-24T13:16:31Z">
        <w:r>
          <w:rPr/>
          <w:t xml:space="preserve">la volonté d’innovation interne </w:t>
        </w:r>
      </w:ins>
    </w:p>
    <w:p w14:paraId="35CDF564">
      <w:pPr>
        <w:keepNext w:val="0"/>
        <w:keepLines w:val="0"/>
        <w:widowControl/>
        <w:numPr>
          <w:ilvl w:val="0"/>
          <w:numId w:val="110"/>
        </w:numPr>
        <w:suppressLineNumbers w:val="0"/>
        <w:spacing w:before="0" w:beforeAutospacing="1" w:after="0" w:afterAutospacing="1"/>
        <w:ind w:left="720" w:hanging="360"/>
        <w:rPr>
          <w:ins w:id="2435" w:author="Mohamed Asbour Kaba Diakité" w:date="2026-04-24T13:16:31Z"/>
        </w:rPr>
      </w:pPr>
      <w:ins w:id="2436" w:author="Mohamed Asbour Kaba Diakité" w:date="2026-04-24T13:16:31Z">
        <w:r>
          <w:rPr/>
          <w:t xml:space="preserve">l’ouverture vers des technologies plus robustes </w:t>
        </w:r>
      </w:ins>
    </w:p>
    <w:p w14:paraId="41D1F6FA">
      <w:pPr>
        <w:keepNext w:val="0"/>
        <w:keepLines w:val="0"/>
        <w:widowControl/>
        <w:suppressLineNumbers w:val="0"/>
        <w:rPr>
          <w:ins w:id="2437" w:author="Mohamed Asbour Kaba Diakité" w:date="2026-04-24T13:16:31Z"/>
        </w:rPr>
      </w:pPr>
      <w:ins w:id="2438" w:author="Mohamed Asbour Kaba Diakité" w:date="2026-04-24T13:16:31Z">
        <w:r>
          <w:rPr/>
          <w:pict>
            <v:rect id="_x0000_i1046" o:spt="1" style="height:1.5pt;width:432pt;" fillcolor="#A0A0A0" filled="t" stroked="f" coordsize="21600,21600" o:hr="t" o:hrstd="t" o:hralign="center">
              <v:path/>
              <v:fill on="t" focussize="0,0"/>
              <v:stroke on="f"/>
              <v:imagedata o:title=""/>
              <o:lock v:ext="edit"/>
              <w10:wrap type="none"/>
              <w10:anchorlock/>
            </v:rect>
          </w:pict>
        </w:r>
      </w:ins>
    </w:p>
    <w:p w14:paraId="38444615">
      <w:pPr>
        <w:pStyle w:val="3"/>
        <w:keepNext w:val="0"/>
        <w:keepLines w:val="0"/>
        <w:widowControl/>
        <w:suppressLineNumbers w:val="0"/>
        <w:rPr>
          <w:ins w:id="2440" w:author="Mohamed Asbour Kaba Diakité" w:date="2026-04-24T13:16:31Z"/>
        </w:rPr>
      </w:pPr>
      <w:ins w:id="2441" w:author="Mohamed Asbour Kaba Diakité" w:date="2026-04-24T13:16:31Z">
        <w:r>
          <w:rPr/>
          <w:t>5.16.4 Préparation technique et environnement restreint (23/04/2026)</w:t>
        </w:r>
      </w:ins>
    </w:p>
    <w:p w14:paraId="5569D631">
      <w:pPr>
        <w:pStyle w:val="9"/>
        <w:keepNext w:val="0"/>
        <w:keepLines w:val="0"/>
        <w:widowControl/>
        <w:suppressLineNumbers w:val="0"/>
        <w:rPr>
          <w:ins w:id="2442" w:author="Mohamed Asbour Kaba Diakité" w:date="2026-04-24T13:16:31Z"/>
        </w:rPr>
      </w:pPr>
      <w:ins w:id="2443" w:author="Mohamed Asbour Kaba Diakité" w:date="2026-04-24T13:16:31Z">
        <w:r>
          <w:rPr/>
          <w:t>Nous avons poursuivi l’amélioration finale de l’application Laissez-Passer, puis préparé les bases du futur projet Django.</w:t>
        </w:r>
      </w:ins>
    </w:p>
    <w:p w14:paraId="5A6A04B1">
      <w:pPr>
        <w:pStyle w:val="9"/>
        <w:keepNext w:val="0"/>
        <w:keepLines w:val="0"/>
        <w:widowControl/>
        <w:suppressLineNumbers w:val="0"/>
        <w:rPr>
          <w:ins w:id="2444" w:author="Mohamed Asbour Kaba Diakité" w:date="2026-04-24T13:16:31Z"/>
        </w:rPr>
      </w:pPr>
      <w:ins w:id="2445" w:author="Mohamed Asbour Kaba Diakité" w:date="2026-04-24T13:16:31Z">
        <w:r>
          <w:rPr/>
          <w:t>Nous avons notamment :</w:t>
        </w:r>
      </w:ins>
    </w:p>
    <w:p w14:paraId="7B9A12E1">
      <w:pPr>
        <w:keepNext w:val="0"/>
        <w:keepLines w:val="0"/>
        <w:widowControl/>
        <w:numPr>
          <w:ilvl w:val="0"/>
          <w:numId w:val="111"/>
        </w:numPr>
        <w:suppressLineNumbers w:val="0"/>
        <w:spacing w:before="0" w:beforeAutospacing="1" w:after="0" w:afterAutospacing="1"/>
        <w:ind w:left="720" w:hanging="360"/>
        <w:rPr>
          <w:ins w:id="2446" w:author="Mohamed Asbour Kaba Diakité" w:date="2026-04-24T13:16:31Z"/>
        </w:rPr>
      </w:pPr>
      <w:ins w:id="2447" w:author="Mohamed Asbour Kaba Diakité" w:date="2026-04-24T13:16:31Z">
        <w:r>
          <w:rPr/>
          <w:t xml:space="preserve">installé Python </w:t>
        </w:r>
      </w:ins>
    </w:p>
    <w:p w14:paraId="5A65E894">
      <w:pPr>
        <w:keepNext w:val="0"/>
        <w:keepLines w:val="0"/>
        <w:widowControl/>
        <w:numPr>
          <w:ilvl w:val="0"/>
          <w:numId w:val="111"/>
        </w:numPr>
        <w:suppressLineNumbers w:val="0"/>
        <w:spacing w:before="0" w:beforeAutospacing="1" w:after="0" w:afterAutospacing="1"/>
        <w:ind w:left="720" w:hanging="360"/>
        <w:rPr>
          <w:ins w:id="2448" w:author="Mohamed Asbour Kaba Diakité" w:date="2026-04-24T13:16:31Z"/>
        </w:rPr>
      </w:pPr>
      <w:ins w:id="2449" w:author="Mohamed Asbour Kaba Diakité" w:date="2026-04-24T13:16:31Z">
        <w:r>
          <w:rPr/>
          <w:t xml:space="preserve">installé PyCharm </w:t>
        </w:r>
      </w:ins>
    </w:p>
    <w:p w14:paraId="0CE842E3">
      <w:pPr>
        <w:keepNext w:val="0"/>
        <w:keepLines w:val="0"/>
        <w:widowControl/>
        <w:numPr>
          <w:ilvl w:val="0"/>
          <w:numId w:val="111"/>
        </w:numPr>
        <w:suppressLineNumbers w:val="0"/>
        <w:spacing w:before="0" w:beforeAutospacing="1" w:after="0" w:afterAutospacing="1"/>
        <w:ind w:left="720" w:hanging="360"/>
        <w:rPr>
          <w:ins w:id="2450" w:author="Mohamed Asbour Kaba Diakité" w:date="2026-04-24T13:16:31Z"/>
        </w:rPr>
      </w:pPr>
      <w:ins w:id="2451" w:author="Mohamed Asbour Kaba Diakité" w:date="2026-04-24T13:16:31Z">
        <w:r>
          <w:rPr/>
          <w:t xml:space="preserve">commencé la réflexion sur l’architecture applicative </w:t>
        </w:r>
      </w:ins>
    </w:p>
    <w:p w14:paraId="5E1A47AA">
      <w:pPr>
        <w:pStyle w:val="9"/>
        <w:keepNext w:val="0"/>
        <w:keepLines w:val="0"/>
        <w:widowControl/>
        <w:suppressLineNumbers w:val="0"/>
        <w:rPr>
          <w:ins w:id="2452" w:author="Mohamed Asbour Kaba Diakité" w:date="2026-04-24T13:16:31Z"/>
        </w:rPr>
      </w:pPr>
      <w:ins w:id="2453" w:author="Mohamed Asbour Kaba Diakité" w:date="2026-04-24T13:16:31Z">
        <w:r>
          <w:rPr/>
          <w:t>Cette phase a également mis en évidence la réalité des environnements professionnels sécurisés : même les installations logicielles sont soumises à des droits et validations spécifiques.</w:t>
        </w:r>
      </w:ins>
    </w:p>
    <w:p w14:paraId="36798486">
      <w:pPr>
        <w:keepNext w:val="0"/>
        <w:keepLines w:val="0"/>
        <w:widowControl/>
        <w:suppressLineNumbers w:val="0"/>
        <w:rPr>
          <w:ins w:id="2454" w:author="Mohamed Asbour Kaba Diakité" w:date="2026-04-24T13:16:31Z"/>
        </w:rPr>
      </w:pPr>
      <w:ins w:id="2455" w:author="Mohamed Asbour Kaba Diakité" w:date="2026-04-24T13:16:31Z">
        <w:r>
          <w:rPr/>
          <w:pict>
            <v:rect id="_x0000_i1047" o:spt="1" style="height:1.5pt;width:432pt;" fillcolor="#A0A0A0" filled="t" stroked="f" coordsize="21600,21600" o:hr="t" o:hrstd="t" o:hralign="center">
              <v:path/>
              <v:fill on="t" focussize="0,0"/>
              <v:stroke on="f"/>
              <v:imagedata o:title=""/>
              <o:lock v:ext="edit"/>
              <w10:wrap type="none"/>
              <w10:anchorlock/>
            </v:rect>
          </w:pict>
        </w:r>
      </w:ins>
    </w:p>
    <w:p w14:paraId="575C02B9">
      <w:pPr>
        <w:pStyle w:val="3"/>
        <w:keepNext w:val="0"/>
        <w:keepLines w:val="0"/>
        <w:widowControl/>
        <w:suppressLineNumbers w:val="0"/>
        <w:rPr>
          <w:ins w:id="2457" w:author="Mohamed Asbour Kaba Diakité" w:date="2026-04-24T13:16:31Z"/>
        </w:rPr>
      </w:pPr>
      <w:ins w:id="2458" w:author="Mohamed Asbour Kaba Diakité" w:date="2026-04-24T13:16:31Z">
        <w:r>
          <w:rPr/>
          <w:t>5.16.5 Découverte de BitLocker et sensibilisation cybersécurité (24/04/2026)</w:t>
        </w:r>
      </w:ins>
    </w:p>
    <w:p w14:paraId="4775C508">
      <w:pPr>
        <w:pStyle w:val="9"/>
        <w:keepNext w:val="0"/>
        <w:keepLines w:val="0"/>
        <w:widowControl/>
        <w:suppressLineNumbers w:val="0"/>
        <w:rPr>
          <w:ins w:id="2459" w:author="Mohamed Asbour Kaba Diakité" w:date="2026-04-24T13:16:31Z"/>
        </w:rPr>
      </w:pPr>
      <w:ins w:id="2460" w:author="Mohamed Asbour Kaba Diakité" w:date="2026-04-24T13:16:31Z">
        <w:r>
          <w:rPr/>
          <w:t xml:space="preserve">Lors d’un échange avec un autre stagiaire du service maintenance, j’ai assisté à une présentation sur </w:t>
        </w:r>
      </w:ins>
      <w:ins w:id="2461" w:author="Mohamed Asbour Kaba Diakité" w:date="2026-04-24T13:16:31Z">
        <w:r>
          <w:rPr>
            <w:rStyle w:val="6"/>
          </w:rPr>
          <w:t>BitLocker</w:t>
        </w:r>
      </w:ins>
      <w:ins w:id="2462" w:author="Mohamed Asbour Kaba Diakité" w:date="2026-04-24T13:16:31Z">
        <w:r>
          <w:rPr/>
          <w:t>.</w:t>
        </w:r>
      </w:ins>
    </w:p>
    <w:p w14:paraId="495B2AD2">
      <w:pPr>
        <w:pStyle w:val="9"/>
        <w:keepNext w:val="0"/>
        <w:keepLines w:val="0"/>
        <w:widowControl/>
        <w:suppressLineNumbers w:val="0"/>
        <w:rPr>
          <w:ins w:id="2463" w:author="Mohamed Asbour Kaba Diakité" w:date="2026-04-24T13:16:31Z"/>
        </w:rPr>
      </w:pPr>
      <w:ins w:id="2464" w:author="Mohamed Asbour Kaba Diakité" w:date="2026-04-24T13:16:31Z">
        <w:r>
          <w:rPr/>
          <w:t>Cette intervention m’a permis d’approfondir mes connaissances sur :</w:t>
        </w:r>
      </w:ins>
    </w:p>
    <w:p w14:paraId="5CFF7A7B">
      <w:pPr>
        <w:keepNext w:val="0"/>
        <w:keepLines w:val="0"/>
        <w:widowControl/>
        <w:numPr>
          <w:ilvl w:val="0"/>
          <w:numId w:val="112"/>
        </w:numPr>
        <w:suppressLineNumbers w:val="0"/>
        <w:spacing w:before="0" w:beforeAutospacing="1" w:after="0" w:afterAutospacing="1"/>
        <w:ind w:left="720" w:hanging="360"/>
        <w:rPr>
          <w:ins w:id="2465" w:author="Mohamed Asbour Kaba Diakité" w:date="2026-04-24T13:16:31Z"/>
        </w:rPr>
      </w:pPr>
      <w:ins w:id="2466" w:author="Mohamed Asbour Kaba Diakité" w:date="2026-04-24T13:16:31Z">
        <w:r>
          <w:rPr/>
          <w:t xml:space="preserve">le chiffrement des disques </w:t>
        </w:r>
      </w:ins>
    </w:p>
    <w:p w14:paraId="2DBA9479">
      <w:pPr>
        <w:keepNext w:val="0"/>
        <w:keepLines w:val="0"/>
        <w:widowControl/>
        <w:numPr>
          <w:ilvl w:val="0"/>
          <w:numId w:val="112"/>
        </w:numPr>
        <w:suppressLineNumbers w:val="0"/>
        <w:spacing w:before="0" w:beforeAutospacing="1" w:after="0" w:afterAutospacing="1"/>
        <w:ind w:left="720" w:hanging="360"/>
        <w:rPr>
          <w:ins w:id="2467" w:author="Mohamed Asbour Kaba Diakité" w:date="2026-04-24T13:16:31Z"/>
        </w:rPr>
      </w:pPr>
      <w:ins w:id="2468" w:author="Mohamed Asbour Kaba Diakité" w:date="2026-04-24T13:16:31Z">
        <w:r>
          <w:rPr/>
          <w:t xml:space="preserve">la protection des données </w:t>
        </w:r>
      </w:ins>
    </w:p>
    <w:p w14:paraId="57E1A240">
      <w:pPr>
        <w:keepNext w:val="0"/>
        <w:keepLines w:val="0"/>
        <w:widowControl/>
        <w:numPr>
          <w:ilvl w:val="0"/>
          <w:numId w:val="112"/>
        </w:numPr>
        <w:suppressLineNumbers w:val="0"/>
        <w:spacing w:before="0" w:beforeAutospacing="1" w:after="0" w:afterAutospacing="1"/>
        <w:ind w:left="720" w:hanging="360"/>
        <w:rPr>
          <w:ins w:id="2469" w:author="Mohamed Asbour Kaba Diakité" w:date="2026-04-24T13:16:31Z"/>
        </w:rPr>
      </w:pPr>
      <w:ins w:id="2470" w:author="Mohamed Asbour Kaba Diakité" w:date="2026-04-24T13:16:31Z">
        <w:r>
          <w:rPr/>
          <w:t xml:space="preserve">la sécurité des postes de travail </w:t>
        </w:r>
      </w:ins>
    </w:p>
    <w:p w14:paraId="0F0F7F57">
      <w:pPr>
        <w:pStyle w:val="9"/>
        <w:keepNext w:val="0"/>
        <w:keepLines w:val="0"/>
        <w:widowControl/>
        <w:suppressLineNumbers w:val="0"/>
        <w:rPr>
          <w:ins w:id="2471" w:author="Mohamed Asbour Kaba Diakité" w:date="2026-04-24T13:16:31Z"/>
        </w:rPr>
      </w:pPr>
      <w:ins w:id="2472" w:author="Mohamed Asbour Kaba Diakité" w:date="2026-04-24T13:16:31Z">
        <w:r>
          <w:rPr/>
          <w:t>J’ai particulièrement apprécié la qualité de la présentation, qui montrait un réel intérêt pour la cybersécurité.</w:t>
        </w:r>
      </w:ins>
    </w:p>
    <w:p w14:paraId="21D397F4">
      <w:pPr>
        <w:keepNext w:val="0"/>
        <w:keepLines w:val="0"/>
        <w:widowControl/>
        <w:suppressLineNumbers w:val="0"/>
        <w:rPr>
          <w:ins w:id="2473" w:author="Mohamed Asbour Kaba Diakité" w:date="2026-04-24T13:16:31Z"/>
        </w:rPr>
      </w:pPr>
      <w:ins w:id="2474" w:author="Mohamed Asbour Kaba Diakité" w:date="2026-04-24T13:16:31Z">
        <w:r>
          <w:rPr/>
          <w:pict>
            <v:rect id="_x0000_i1048" o:spt="1" style="height:1.5pt;width:432pt;" fillcolor="#A0A0A0" filled="t" stroked="f" coordsize="21600,21600" o:hr="t" o:hrstd="t" o:hralign="center">
              <v:path/>
              <v:fill on="t" focussize="0,0"/>
              <v:stroke on="f"/>
              <v:imagedata o:title=""/>
              <o:lock v:ext="edit"/>
              <w10:wrap type="none"/>
              <w10:anchorlock/>
            </v:rect>
          </w:pict>
        </w:r>
      </w:ins>
    </w:p>
    <w:p w14:paraId="7C0E63E8">
      <w:pPr>
        <w:pStyle w:val="2"/>
        <w:keepNext w:val="0"/>
        <w:keepLines w:val="0"/>
        <w:widowControl/>
        <w:suppressLineNumbers w:val="0"/>
        <w:rPr>
          <w:ins w:id="2476" w:author="Mohamed Asbour Kaba Diakité" w:date="2026-04-24T13:16:31Z"/>
        </w:rPr>
      </w:pPr>
      <w:ins w:id="2477" w:author="Mohamed Asbour Kaba Diakité" w:date="2026-04-24T13:16:31Z">
        <w:r>
          <w:rPr/>
          <w:t>7. Difficultés rencontrées – Semaines 10 et 11</w:t>
        </w:r>
      </w:ins>
    </w:p>
    <w:p w14:paraId="70935D43">
      <w:pPr>
        <w:pStyle w:val="9"/>
        <w:keepNext w:val="0"/>
        <w:keepLines w:val="0"/>
        <w:widowControl/>
        <w:suppressLineNumbers w:val="0"/>
        <w:rPr>
          <w:ins w:id="2478" w:author="Mohamed Asbour Kaba Diakité" w:date="2026-04-24T13:16:31Z"/>
        </w:rPr>
      </w:pPr>
      <w:ins w:id="2479" w:author="Mohamed Asbour Kaba Diakité" w:date="2026-04-24T13:16:31Z">
        <w:r>
          <w:rPr/>
          <w:t>Les principales difficultés ont été :</w:t>
        </w:r>
      </w:ins>
    </w:p>
    <w:p w14:paraId="1005EE0D">
      <w:pPr>
        <w:keepNext w:val="0"/>
        <w:keepLines w:val="0"/>
        <w:widowControl/>
        <w:numPr>
          <w:ilvl w:val="0"/>
          <w:numId w:val="113"/>
        </w:numPr>
        <w:suppressLineNumbers w:val="0"/>
        <w:spacing w:before="0" w:beforeAutospacing="1" w:after="0" w:afterAutospacing="1"/>
        <w:ind w:left="720" w:hanging="360"/>
        <w:rPr>
          <w:ins w:id="2480" w:author="Mohamed Asbour Kaba Diakité" w:date="2026-04-24T13:16:31Z"/>
        </w:rPr>
      </w:pPr>
      <w:ins w:id="2481" w:author="Mohamed Asbour Kaba Diakité" w:date="2026-04-24T13:16:31Z">
        <w:r>
          <w:rPr/>
          <w:t xml:space="preserve">limitations techniques d’impression dans Power Apps </w:t>
        </w:r>
      </w:ins>
    </w:p>
    <w:p w14:paraId="14552EC3">
      <w:pPr>
        <w:keepNext w:val="0"/>
        <w:keepLines w:val="0"/>
        <w:widowControl/>
        <w:numPr>
          <w:ilvl w:val="0"/>
          <w:numId w:val="113"/>
        </w:numPr>
        <w:suppressLineNumbers w:val="0"/>
        <w:spacing w:before="0" w:beforeAutospacing="1" w:after="0" w:afterAutospacing="1"/>
        <w:ind w:left="720" w:hanging="360"/>
        <w:rPr>
          <w:ins w:id="2482" w:author="Mohamed Asbour Kaba Diakité" w:date="2026-04-24T13:16:31Z"/>
        </w:rPr>
      </w:pPr>
      <w:ins w:id="2483" w:author="Mohamed Asbour Kaba Diakité" w:date="2026-04-24T13:16:31Z">
        <w:r>
          <w:rPr/>
          <w:t xml:space="preserve">complexité de Power Automate </w:t>
        </w:r>
      </w:ins>
    </w:p>
    <w:p w14:paraId="5EA404C4">
      <w:pPr>
        <w:keepNext w:val="0"/>
        <w:keepLines w:val="0"/>
        <w:widowControl/>
        <w:numPr>
          <w:ilvl w:val="0"/>
          <w:numId w:val="113"/>
        </w:numPr>
        <w:suppressLineNumbers w:val="0"/>
        <w:spacing w:before="0" w:beforeAutospacing="1" w:after="0" w:afterAutospacing="1"/>
        <w:ind w:left="720" w:hanging="360"/>
        <w:rPr>
          <w:ins w:id="2484" w:author="Mohamed Asbour Kaba Diakité" w:date="2026-04-24T13:16:31Z"/>
        </w:rPr>
      </w:pPr>
      <w:ins w:id="2485" w:author="Mohamed Asbour Kaba Diakité" w:date="2026-04-24T13:16:31Z">
        <w:r>
          <w:rPr/>
          <w:t xml:space="preserve">erreurs liées aux modèles documentaires </w:t>
        </w:r>
      </w:ins>
    </w:p>
    <w:p w14:paraId="2A0DD00A">
      <w:pPr>
        <w:keepNext w:val="0"/>
        <w:keepLines w:val="0"/>
        <w:widowControl/>
        <w:numPr>
          <w:ilvl w:val="0"/>
          <w:numId w:val="113"/>
        </w:numPr>
        <w:suppressLineNumbers w:val="0"/>
        <w:spacing w:before="0" w:beforeAutospacing="1" w:after="0" w:afterAutospacing="1"/>
        <w:ind w:left="720" w:hanging="360"/>
        <w:rPr>
          <w:ins w:id="2486" w:author="Mohamed Asbour Kaba Diakité" w:date="2026-04-24T13:16:31Z"/>
        </w:rPr>
      </w:pPr>
      <w:ins w:id="2487" w:author="Mohamed Asbour Kaba Diakité" w:date="2026-04-24T13:16:31Z">
        <w:r>
          <w:rPr/>
          <w:t xml:space="preserve">manipulation de données RH SAP complexes </w:t>
        </w:r>
      </w:ins>
    </w:p>
    <w:p w14:paraId="503058E7">
      <w:pPr>
        <w:keepNext w:val="0"/>
        <w:keepLines w:val="0"/>
        <w:widowControl/>
        <w:numPr>
          <w:ilvl w:val="0"/>
          <w:numId w:val="113"/>
        </w:numPr>
        <w:suppressLineNumbers w:val="0"/>
        <w:spacing w:before="0" w:beforeAutospacing="1" w:after="0" w:afterAutospacing="1"/>
        <w:ind w:left="720" w:hanging="360"/>
        <w:rPr>
          <w:ins w:id="2488" w:author="Mohamed Asbour Kaba Diakité" w:date="2026-04-24T13:16:31Z"/>
        </w:rPr>
      </w:pPr>
      <w:ins w:id="2489" w:author="Mohamed Asbour Kaba Diakité" w:date="2026-04-24T13:16:31Z">
        <w:r>
          <w:rPr/>
          <w:t xml:space="preserve">restrictions d’accès sur l’environnement informatique </w:t>
        </w:r>
      </w:ins>
    </w:p>
    <w:p w14:paraId="7C33645A">
      <w:pPr>
        <w:keepNext w:val="0"/>
        <w:keepLines w:val="0"/>
        <w:widowControl/>
        <w:suppressLineNumbers w:val="0"/>
        <w:rPr>
          <w:ins w:id="2490" w:author="Mohamed Asbour Kaba Diakité" w:date="2026-04-24T13:16:31Z"/>
        </w:rPr>
      </w:pPr>
      <w:ins w:id="2491" w:author="Mohamed Asbour Kaba Diakité" w:date="2026-04-24T13:16:31Z">
        <w:r>
          <w:rPr/>
          <w:pict>
            <v:rect id="_x0000_i1049" o:spt="1" style="height:1.5pt;width:432pt;" fillcolor="#A0A0A0" filled="t" stroked="f" coordsize="21600,21600" o:hr="t" o:hrstd="t" o:hralign="center">
              <v:path/>
              <v:fill on="t" focussize="0,0"/>
              <v:stroke on="f"/>
              <v:imagedata o:title=""/>
              <o:lock v:ext="edit"/>
              <w10:wrap type="none"/>
              <w10:anchorlock/>
            </v:rect>
          </w:pict>
        </w:r>
      </w:ins>
    </w:p>
    <w:p w14:paraId="26F204E0">
      <w:pPr>
        <w:pStyle w:val="2"/>
        <w:keepNext w:val="0"/>
        <w:keepLines w:val="0"/>
        <w:widowControl/>
        <w:suppressLineNumbers w:val="0"/>
        <w:rPr>
          <w:ins w:id="2493" w:author="Mohamed Asbour Kaba Diakité" w:date="2026-04-24T13:16:31Z"/>
        </w:rPr>
      </w:pPr>
      <w:ins w:id="2494" w:author="Mohamed Asbour Kaba Diakité" w:date="2026-04-24T13:16:31Z">
        <w:r>
          <w:rPr/>
          <w:t>8. Analyse critique – Semaines 10 et 11</w:t>
        </w:r>
      </w:ins>
    </w:p>
    <w:p w14:paraId="1670A305">
      <w:pPr>
        <w:pStyle w:val="9"/>
        <w:keepNext w:val="0"/>
        <w:keepLines w:val="0"/>
        <w:widowControl/>
        <w:suppressLineNumbers w:val="0"/>
        <w:rPr>
          <w:ins w:id="2495" w:author="Mohamed Asbour Kaba Diakité" w:date="2026-04-24T13:16:31Z"/>
        </w:rPr>
      </w:pPr>
      <w:ins w:id="2496" w:author="Mohamed Asbour Kaba Diakité" w:date="2026-04-24T13:16:31Z">
        <w:r>
          <w:rPr/>
          <w:t>Ces semaines montrent que la réussite d’un projet informatique dépend de plusieurs facteurs :</w:t>
        </w:r>
      </w:ins>
    </w:p>
    <w:p w14:paraId="52EC9C7C">
      <w:pPr>
        <w:keepNext w:val="0"/>
        <w:keepLines w:val="0"/>
        <w:widowControl/>
        <w:numPr>
          <w:ilvl w:val="0"/>
          <w:numId w:val="114"/>
        </w:numPr>
        <w:suppressLineNumbers w:val="0"/>
        <w:spacing w:before="0" w:beforeAutospacing="1" w:after="0" w:afterAutospacing="1"/>
        <w:ind w:left="720" w:hanging="360"/>
        <w:rPr>
          <w:ins w:id="2497" w:author="Mohamed Asbour Kaba Diakité" w:date="2026-04-24T13:16:31Z"/>
        </w:rPr>
      </w:pPr>
      <w:ins w:id="2498" w:author="Mohamed Asbour Kaba Diakité" w:date="2026-04-24T13:16:31Z">
        <w:r>
          <w:rPr/>
          <w:t xml:space="preserve">maîtrise technique </w:t>
        </w:r>
      </w:ins>
    </w:p>
    <w:p w14:paraId="56AA0073">
      <w:pPr>
        <w:keepNext w:val="0"/>
        <w:keepLines w:val="0"/>
        <w:widowControl/>
        <w:numPr>
          <w:ilvl w:val="0"/>
          <w:numId w:val="114"/>
        </w:numPr>
        <w:suppressLineNumbers w:val="0"/>
        <w:spacing w:before="0" w:beforeAutospacing="1" w:after="0" w:afterAutospacing="1"/>
        <w:ind w:left="720" w:hanging="360"/>
        <w:rPr>
          <w:ins w:id="2499" w:author="Mohamed Asbour Kaba Diakité" w:date="2026-04-24T13:16:31Z"/>
        </w:rPr>
      </w:pPr>
      <w:ins w:id="2500" w:author="Mohamed Asbour Kaba Diakité" w:date="2026-04-24T13:16:31Z">
        <w:r>
          <w:rPr/>
          <w:t xml:space="preserve">capacité d’adaptation </w:t>
        </w:r>
      </w:ins>
    </w:p>
    <w:p w14:paraId="6DAED648">
      <w:pPr>
        <w:keepNext w:val="0"/>
        <w:keepLines w:val="0"/>
        <w:widowControl/>
        <w:numPr>
          <w:ilvl w:val="0"/>
          <w:numId w:val="114"/>
        </w:numPr>
        <w:suppressLineNumbers w:val="0"/>
        <w:spacing w:before="0" w:beforeAutospacing="1" w:after="0" w:afterAutospacing="1"/>
        <w:ind w:left="720" w:hanging="360"/>
        <w:rPr>
          <w:ins w:id="2501" w:author="Mohamed Asbour Kaba Diakité" w:date="2026-04-24T13:16:31Z"/>
        </w:rPr>
      </w:pPr>
      <w:ins w:id="2502" w:author="Mohamed Asbour Kaba Diakité" w:date="2026-04-24T13:16:31Z">
        <w:r>
          <w:rPr/>
          <w:t xml:space="preserve">collaboration avec les utilisateurs </w:t>
        </w:r>
      </w:ins>
    </w:p>
    <w:p w14:paraId="2FC6574E">
      <w:pPr>
        <w:keepNext w:val="0"/>
        <w:keepLines w:val="0"/>
        <w:widowControl/>
        <w:numPr>
          <w:ilvl w:val="0"/>
          <w:numId w:val="114"/>
        </w:numPr>
        <w:suppressLineNumbers w:val="0"/>
        <w:spacing w:before="0" w:beforeAutospacing="1" w:after="0" w:afterAutospacing="1"/>
        <w:ind w:left="720" w:hanging="360"/>
        <w:rPr>
          <w:ins w:id="2503" w:author="Mohamed Asbour Kaba Diakité" w:date="2026-04-24T13:16:31Z"/>
        </w:rPr>
      </w:pPr>
      <w:ins w:id="2504" w:author="Mohamed Asbour Kaba Diakité" w:date="2026-04-24T13:16:31Z">
        <w:r>
          <w:rPr/>
          <w:t xml:space="preserve">compréhension métier </w:t>
        </w:r>
      </w:ins>
    </w:p>
    <w:p w14:paraId="0759F501">
      <w:pPr>
        <w:keepNext w:val="0"/>
        <w:keepLines w:val="0"/>
        <w:widowControl/>
        <w:numPr>
          <w:ilvl w:val="0"/>
          <w:numId w:val="114"/>
        </w:numPr>
        <w:suppressLineNumbers w:val="0"/>
        <w:spacing w:before="0" w:beforeAutospacing="1" w:after="0" w:afterAutospacing="1"/>
        <w:ind w:left="720" w:hanging="360"/>
        <w:rPr>
          <w:ins w:id="2505" w:author="Mohamed Asbour Kaba Diakité" w:date="2026-04-24T13:16:31Z"/>
        </w:rPr>
      </w:pPr>
      <w:ins w:id="2506" w:author="Mohamed Asbour Kaba Diakité" w:date="2026-04-24T13:16:31Z">
        <w:r>
          <w:rPr/>
          <w:t xml:space="preserve">persévérance face aux blocages </w:t>
        </w:r>
      </w:ins>
    </w:p>
    <w:p w14:paraId="78AFB643">
      <w:pPr>
        <w:pStyle w:val="9"/>
        <w:keepNext w:val="0"/>
        <w:keepLines w:val="0"/>
        <w:widowControl/>
        <w:suppressLineNumbers w:val="0"/>
        <w:rPr>
          <w:ins w:id="2507" w:author="Mohamed Asbour Kaba Diakité" w:date="2026-04-24T13:16:31Z"/>
        </w:rPr>
      </w:pPr>
      <w:ins w:id="2508" w:author="Mohamed Asbour Kaba Diakité" w:date="2026-04-24T13:16:31Z">
        <w:r>
          <w:rPr/>
          <w:t>Elles démontrent également qu’un stagiaire peut contribuer à de vrais projets à valeur ajoutée lorsqu’il est impliqué et bien encadré.</w:t>
        </w:r>
      </w:ins>
    </w:p>
    <w:p w14:paraId="2541AE92">
      <w:pPr>
        <w:keepNext w:val="0"/>
        <w:keepLines w:val="0"/>
        <w:widowControl/>
        <w:suppressLineNumbers w:val="0"/>
        <w:rPr>
          <w:ins w:id="2509" w:author="Mohamed Asbour Kaba Diakité" w:date="2026-04-24T13:16:31Z"/>
        </w:rPr>
      </w:pPr>
      <w:ins w:id="2510" w:author="Mohamed Asbour Kaba Diakité" w:date="2026-04-24T13:16:31Z">
        <w:r>
          <w:rPr/>
          <w:pict>
            <v:rect id="_x0000_i1050" o:spt="1" style="height:1.5pt;width:432pt;" fillcolor="#A0A0A0" filled="t" stroked="f" coordsize="21600,21600" o:hr="t" o:hrstd="t" o:hralign="center">
              <v:path/>
              <v:fill on="t" focussize="0,0"/>
              <v:stroke on="f"/>
              <v:imagedata o:title=""/>
              <o:lock v:ext="edit"/>
              <w10:wrap type="none"/>
              <w10:anchorlock/>
            </v:rect>
          </w:pict>
        </w:r>
      </w:ins>
    </w:p>
    <w:p w14:paraId="1189CD2C">
      <w:pPr>
        <w:pStyle w:val="2"/>
        <w:keepNext w:val="0"/>
        <w:keepLines w:val="0"/>
        <w:widowControl/>
        <w:suppressLineNumbers w:val="0"/>
        <w:rPr>
          <w:ins w:id="2512" w:author="Mohamed Asbour Kaba Diakité" w:date="2026-04-24T13:16:31Z"/>
        </w:rPr>
      </w:pPr>
      <w:ins w:id="2513" w:author="Mohamed Asbour Kaba Diakité" w:date="2026-04-24T13:16:31Z">
        <w:r>
          <w:rPr/>
          <w:t>10. Développement professionnel</w:t>
        </w:r>
      </w:ins>
    </w:p>
    <w:p w14:paraId="65DE6235">
      <w:pPr>
        <w:pStyle w:val="9"/>
        <w:keepNext w:val="0"/>
        <w:keepLines w:val="0"/>
        <w:widowControl/>
        <w:suppressLineNumbers w:val="0"/>
        <w:rPr>
          <w:ins w:id="2514" w:author="Mohamed Asbour Kaba Diakité" w:date="2026-04-24T13:16:31Z"/>
        </w:rPr>
      </w:pPr>
      <w:ins w:id="2515" w:author="Mohamed Asbour Kaba Diakité" w:date="2026-04-24T13:16:31Z">
        <w:r>
          <w:rPr/>
          <w:t>Ces semaines m’ont permis de :</w:t>
        </w:r>
      </w:ins>
    </w:p>
    <w:p w14:paraId="0EA88ED4">
      <w:pPr>
        <w:keepNext w:val="0"/>
        <w:keepLines w:val="0"/>
        <w:widowControl/>
        <w:numPr>
          <w:ilvl w:val="0"/>
          <w:numId w:val="115"/>
        </w:numPr>
        <w:suppressLineNumbers w:val="0"/>
        <w:spacing w:before="0" w:beforeAutospacing="1" w:after="0" w:afterAutospacing="1"/>
        <w:ind w:left="720" w:hanging="360"/>
        <w:rPr>
          <w:ins w:id="2516" w:author="Mohamed Asbour Kaba Diakité" w:date="2026-04-24T13:16:31Z"/>
        </w:rPr>
      </w:pPr>
      <w:ins w:id="2517" w:author="Mohamed Asbour Kaba Diakité" w:date="2026-04-24T13:16:31Z">
        <w:r>
          <w:rPr/>
          <w:t xml:space="preserve">renforcer mes compétences sur </w:t>
        </w:r>
      </w:ins>
      <w:ins w:id="2518" w:author="Mohamed Asbour Kaba Diakité" w:date="2026-04-24T13:16:31Z">
        <w:r>
          <w:rPr>
            <w:rStyle w:val="6"/>
          </w:rPr>
          <w:t>Power Platform</w:t>
        </w:r>
      </w:ins>
      <w:ins w:id="2519" w:author="Mohamed Asbour Kaba Diakité" w:date="2026-04-24T13:16:31Z">
        <w:r>
          <w:rPr/>
          <w:t xml:space="preserve"> </w:t>
        </w:r>
      </w:ins>
    </w:p>
    <w:p w14:paraId="144D2D61">
      <w:pPr>
        <w:keepNext w:val="0"/>
        <w:keepLines w:val="0"/>
        <w:widowControl/>
        <w:numPr>
          <w:ilvl w:val="0"/>
          <w:numId w:val="115"/>
        </w:numPr>
        <w:suppressLineNumbers w:val="0"/>
        <w:spacing w:before="0" w:beforeAutospacing="1" w:after="0" w:afterAutospacing="1"/>
        <w:ind w:left="720" w:hanging="360"/>
        <w:rPr>
          <w:ins w:id="2520" w:author="Mohamed Asbour Kaba Diakité" w:date="2026-04-24T13:16:31Z"/>
        </w:rPr>
      </w:pPr>
      <w:ins w:id="2521" w:author="Mohamed Asbour Kaba Diakité" w:date="2026-04-24T13:16:31Z">
        <w:r>
          <w:rPr/>
          <w:t xml:space="preserve">découvrir la logique </w:t>
        </w:r>
      </w:ins>
      <w:ins w:id="2522" w:author="Mohamed Asbour Kaba Diakité" w:date="2026-04-24T13:16:31Z">
        <w:r>
          <w:rPr>
            <w:rStyle w:val="6"/>
          </w:rPr>
          <w:t>Python / Django</w:t>
        </w:r>
      </w:ins>
      <w:ins w:id="2523" w:author="Mohamed Asbour Kaba Diakité" w:date="2026-04-24T13:16:31Z">
        <w:r>
          <w:rPr/>
          <w:t xml:space="preserve"> </w:t>
        </w:r>
      </w:ins>
    </w:p>
    <w:p w14:paraId="01E9F463">
      <w:pPr>
        <w:keepNext w:val="0"/>
        <w:keepLines w:val="0"/>
        <w:widowControl/>
        <w:numPr>
          <w:ilvl w:val="0"/>
          <w:numId w:val="115"/>
        </w:numPr>
        <w:suppressLineNumbers w:val="0"/>
        <w:spacing w:before="0" w:beforeAutospacing="1" w:after="0" w:afterAutospacing="1"/>
        <w:ind w:left="720" w:hanging="360"/>
        <w:rPr>
          <w:ins w:id="2524" w:author="Mohamed Asbour Kaba Diakité" w:date="2026-04-24T13:16:31Z"/>
        </w:rPr>
      </w:pPr>
      <w:ins w:id="2525" w:author="Mohamed Asbour Kaba Diakité" w:date="2026-04-24T13:16:31Z">
        <w:r>
          <w:rPr/>
          <w:t xml:space="preserve">progresser sur </w:t>
        </w:r>
      </w:ins>
      <w:ins w:id="2526" w:author="Mohamed Asbour Kaba Diakité" w:date="2026-04-24T13:16:31Z">
        <w:r>
          <w:rPr>
            <w:rStyle w:val="6"/>
          </w:rPr>
          <w:t>SAP RH</w:t>
        </w:r>
      </w:ins>
      <w:ins w:id="2527" w:author="Mohamed Asbour Kaba Diakité" w:date="2026-04-24T13:16:31Z">
        <w:r>
          <w:rPr/>
          <w:t xml:space="preserve"> </w:t>
        </w:r>
      </w:ins>
    </w:p>
    <w:p w14:paraId="27842F37">
      <w:pPr>
        <w:keepNext w:val="0"/>
        <w:keepLines w:val="0"/>
        <w:widowControl/>
        <w:numPr>
          <w:ilvl w:val="0"/>
          <w:numId w:val="115"/>
        </w:numPr>
        <w:suppressLineNumbers w:val="0"/>
        <w:spacing w:before="0" w:beforeAutospacing="1" w:after="0" w:afterAutospacing="1"/>
        <w:ind w:left="720" w:hanging="360"/>
        <w:rPr>
          <w:ins w:id="2528" w:author="Mohamed Asbour Kaba Diakité" w:date="2026-04-24T13:16:31Z"/>
        </w:rPr>
      </w:pPr>
      <w:ins w:id="2529" w:author="Mohamed Asbour Kaba Diakité" w:date="2026-04-24T13:16:31Z">
        <w:r>
          <w:rPr/>
          <w:t xml:space="preserve">mieux comprendre la cybersécurité poste de travail </w:t>
        </w:r>
      </w:ins>
    </w:p>
    <w:p w14:paraId="5BC53BE2">
      <w:pPr>
        <w:keepNext w:val="0"/>
        <w:keepLines w:val="0"/>
        <w:widowControl/>
        <w:numPr>
          <w:ilvl w:val="0"/>
          <w:numId w:val="115"/>
        </w:numPr>
        <w:suppressLineNumbers w:val="0"/>
        <w:spacing w:before="0" w:beforeAutospacing="1" w:after="0" w:afterAutospacing="1"/>
        <w:ind w:left="720" w:hanging="360"/>
        <w:rPr>
          <w:ins w:id="2530" w:author="Mohamed Asbour Kaba Diakité" w:date="2026-04-24T13:16:31Z"/>
        </w:rPr>
      </w:pPr>
      <w:ins w:id="2531" w:author="Mohamed Asbour Kaba Diakité" w:date="2026-04-24T13:16:31Z">
        <w:r>
          <w:rPr/>
          <w:t>gagner en autonomie et en maturité professionnelle</w:t>
        </w:r>
      </w:ins>
    </w:p>
    <w:p w14:paraId="7E279824">
      <w:pPr>
        <w:pStyle w:val="2"/>
        <w:keepNext w:val="0"/>
        <w:keepLines w:val="0"/>
        <w:widowControl/>
        <w:suppressLineNumbers w:val="0"/>
        <w:rPr>
          <w:ins w:id="2532" w:author="Mohamed Asbour Kaba Diakité" w:date="2026-05-01T10:05:26Z"/>
        </w:rPr>
      </w:pPr>
      <w:ins w:id="2533" w:author="Mohamed Asbour Kaba Diakité" w:date="2026-05-01T10:05:26Z">
        <w:r>
          <w:rPr/>
          <w:t>5.16 Onzième semaine – Automatisation avancée et exploitation des données RH</w:t>
        </w:r>
      </w:ins>
    </w:p>
    <w:p w14:paraId="7243510E">
      <w:pPr>
        <w:pStyle w:val="3"/>
        <w:keepNext w:val="0"/>
        <w:keepLines w:val="0"/>
        <w:widowControl/>
        <w:suppressLineNumbers w:val="0"/>
        <w:rPr>
          <w:ins w:id="2534" w:author="Mohamed Asbour Kaba Diakité" w:date="2026-05-01T10:05:26Z"/>
        </w:rPr>
      </w:pPr>
      <w:ins w:id="2535" w:author="Mohamed Asbour Kaba Diakité" w:date="2026-05-01T10:05:26Z">
        <w:r>
          <w:rPr/>
          <w:t>5.16.1 Finalisation du générateur PDF et capitalisation d’expérience (20/04/2026)</w:t>
        </w:r>
      </w:ins>
    </w:p>
    <w:p w14:paraId="0210A730">
      <w:pPr>
        <w:pStyle w:val="9"/>
        <w:keepNext w:val="0"/>
        <w:keepLines w:val="0"/>
        <w:widowControl/>
        <w:suppressLineNumbers w:val="0"/>
        <w:rPr>
          <w:ins w:id="2536" w:author="Mohamed Asbour Kaba Diakité" w:date="2026-05-01T10:05:26Z"/>
        </w:rPr>
      </w:pPr>
      <w:ins w:id="2537" w:author="Mohamed Asbour Kaba Diakité" w:date="2026-05-01T10:05:26Z">
        <w:r>
          <w:rPr/>
          <w:t xml:space="preserve">Au cours de cette journée, j’ai finalisé avec succès le développement du </w:t>
        </w:r>
      </w:ins>
      <w:ins w:id="2538" w:author="Mohamed Asbour Kaba Diakité" w:date="2026-05-01T10:05:26Z">
        <w:r>
          <w:rPr>
            <w:rStyle w:val="6"/>
          </w:rPr>
          <w:t>générateur de documents PDF</w:t>
        </w:r>
      </w:ins>
      <w:ins w:id="2539" w:author="Mohamed Asbour Kaba Diakité" w:date="2026-05-01T10:05:26Z">
        <w:r>
          <w:rPr/>
          <w:t xml:space="preserve"> intégré à l’application </w:t>
        </w:r>
      </w:ins>
      <w:ins w:id="2540" w:author="Mohamed Asbour Kaba Diakité" w:date="2026-05-01T10:05:26Z">
        <w:r>
          <w:rPr>
            <w:rStyle w:val="7"/>
          </w:rPr>
          <w:t>Laissez-Passer</w:t>
        </w:r>
      </w:ins>
      <w:ins w:id="2541" w:author="Mohamed Asbour Kaba Diakité" w:date="2026-05-01T10:05:26Z">
        <w:r>
          <w:rPr/>
          <w:t>, en utilisant :</w:t>
        </w:r>
      </w:ins>
    </w:p>
    <w:p w14:paraId="33939AA7">
      <w:pPr>
        <w:keepNext w:val="0"/>
        <w:keepLines w:val="0"/>
        <w:widowControl/>
        <w:numPr>
          <w:ilvl w:val="0"/>
          <w:numId w:val="116"/>
        </w:numPr>
        <w:suppressLineNumbers w:val="0"/>
        <w:spacing w:before="0" w:beforeAutospacing="1" w:after="0" w:afterAutospacing="1"/>
        <w:ind w:left="720" w:hanging="360"/>
        <w:rPr>
          <w:ins w:id="2542" w:author="Mohamed Asbour Kaba Diakité" w:date="2026-05-01T10:05:26Z"/>
        </w:rPr>
      </w:pPr>
      <w:ins w:id="2543" w:author="Mohamed Asbour Kaba Diakité" w:date="2026-05-01T10:05:26Z">
        <w:r>
          <w:rPr/>
          <w:t xml:space="preserve">Power Apps </w:t>
        </w:r>
      </w:ins>
    </w:p>
    <w:p w14:paraId="1989883B">
      <w:pPr>
        <w:keepNext w:val="0"/>
        <w:keepLines w:val="0"/>
        <w:widowControl/>
        <w:numPr>
          <w:ilvl w:val="0"/>
          <w:numId w:val="116"/>
        </w:numPr>
        <w:suppressLineNumbers w:val="0"/>
        <w:spacing w:before="0" w:beforeAutospacing="1" w:after="0" w:afterAutospacing="1"/>
        <w:ind w:left="720" w:hanging="360"/>
        <w:rPr>
          <w:ins w:id="2544" w:author="Mohamed Asbour Kaba Diakité" w:date="2026-05-01T10:05:26Z"/>
        </w:rPr>
      </w:pPr>
      <w:ins w:id="2545" w:author="Mohamed Asbour Kaba Diakité" w:date="2026-05-01T10:05:26Z">
        <w:r>
          <w:rPr/>
          <w:t xml:space="preserve">SharePoint </w:t>
        </w:r>
      </w:ins>
    </w:p>
    <w:p w14:paraId="585D5554">
      <w:pPr>
        <w:keepNext w:val="0"/>
        <w:keepLines w:val="0"/>
        <w:widowControl/>
        <w:numPr>
          <w:ilvl w:val="0"/>
          <w:numId w:val="116"/>
        </w:numPr>
        <w:suppressLineNumbers w:val="0"/>
        <w:spacing w:before="0" w:beforeAutospacing="1" w:after="0" w:afterAutospacing="1"/>
        <w:ind w:left="720" w:hanging="360"/>
        <w:rPr>
          <w:ins w:id="2546" w:author="Mohamed Asbour Kaba Diakité" w:date="2026-05-01T10:05:26Z"/>
        </w:rPr>
      </w:pPr>
      <w:ins w:id="2547" w:author="Mohamed Asbour Kaba Diakité" w:date="2026-05-01T10:05:26Z">
        <w:r>
          <w:rPr/>
          <w:t xml:space="preserve">Power Automate </w:t>
        </w:r>
      </w:ins>
    </w:p>
    <w:p w14:paraId="55CB84DC">
      <w:pPr>
        <w:pStyle w:val="9"/>
        <w:keepNext w:val="0"/>
        <w:keepLines w:val="0"/>
        <w:widowControl/>
        <w:suppressLineNumbers w:val="0"/>
        <w:rPr>
          <w:ins w:id="2548" w:author="Mohamed Asbour Kaba Diakité" w:date="2026-05-01T10:05:26Z"/>
        </w:rPr>
      </w:pPr>
      <w:ins w:id="2549" w:author="Mohamed Asbour Kaba Diakité" w:date="2026-05-01T10:05:26Z">
        <w:r>
          <w:rPr/>
          <w:t xml:space="preserve">Ce projet, bien que complexe, a été extrêmement formateur. Il m’a permis de développer une compréhension approfondie des outils de la </w:t>
        </w:r>
      </w:ins>
      <w:ins w:id="2550" w:author="Mohamed Asbour Kaba Diakité" w:date="2026-05-01T10:05:26Z">
        <w:r>
          <w:rPr>
            <w:rStyle w:val="6"/>
          </w:rPr>
          <w:t>Power Platform</w:t>
        </w:r>
      </w:ins>
      <w:ins w:id="2551" w:author="Mohamed Asbour Kaba Diakité" w:date="2026-05-01T10:05:26Z">
        <w:r>
          <w:rPr/>
          <w:t>, tout en renforçant ma capacité à résoudre des problèmes techniques persistants.</w:t>
        </w:r>
      </w:ins>
    </w:p>
    <w:p w14:paraId="7E37ED04">
      <w:pPr>
        <w:pStyle w:val="9"/>
        <w:keepNext w:val="0"/>
        <w:keepLines w:val="0"/>
        <w:widowControl/>
        <w:suppressLineNumbers w:val="0"/>
        <w:rPr>
          <w:ins w:id="2552" w:author="Mohamed Asbour Kaba Diakité" w:date="2026-05-01T10:05:26Z"/>
        </w:rPr>
      </w:pPr>
      <w:ins w:id="2553" w:author="Mohamed Asbour Kaba Diakité" w:date="2026-05-01T10:05:26Z">
        <w:r>
          <w:rPr/>
          <w:t xml:space="preserve">Par ailleurs, Monsieur Moud nous a confié une nouvelle mission stratégique consistant à transformer des notes internes en </w:t>
        </w:r>
      </w:ins>
      <w:ins w:id="2554" w:author="Mohamed Asbour Kaba Diakité" w:date="2026-05-01T10:05:26Z">
        <w:r>
          <w:rPr>
            <w:rStyle w:val="6"/>
          </w:rPr>
          <w:t>contenus vidéo pédagogiques</w:t>
        </w:r>
      </w:ins>
      <w:ins w:id="2555" w:author="Mohamed Asbour Kaba Diakité" w:date="2026-05-01T10:05:26Z">
        <w:r>
          <w:rPr/>
          <w:t>, destinés à améliorer l’utilisation des outils numériques par les managers (SAP, Microsoft To Do, etc.).</w:t>
        </w:r>
      </w:ins>
    </w:p>
    <w:p w14:paraId="76B1CE10">
      <w:pPr>
        <w:pStyle w:val="9"/>
        <w:keepNext w:val="0"/>
        <w:keepLines w:val="0"/>
        <w:widowControl/>
        <w:suppressLineNumbers w:val="0"/>
        <w:rPr>
          <w:ins w:id="2556" w:author="Mohamed Asbour Kaba Diakité" w:date="2026-05-01T10:05:26Z"/>
        </w:rPr>
      </w:pPr>
      <w:ins w:id="2557" w:author="Mohamed Asbour Kaba Diakité" w:date="2026-05-01T10:05:26Z">
        <w:r>
          <w:rPr/>
          <w:t>L’objectif de cette initiative est d’optimiser la productivité et d’accélérer la prise de décision au sein de l’entreprise.</w:t>
        </w:r>
      </w:ins>
    </w:p>
    <w:p w14:paraId="39E39DD5">
      <w:pPr>
        <w:keepNext w:val="0"/>
        <w:keepLines w:val="0"/>
        <w:widowControl/>
        <w:suppressLineNumbers w:val="0"/>
        <w:rPr>
          <w:ins w:id="2558" w:author="Mohamed Asbour Kaba Diakité" w:date="2026-05-01T10:05:26Z"/>
        </w:rPr>
      </w:pPr>
      <w:ins w:id="2559" w:author="Mohamed Asbour Kaba Diakité" w:date="2026-05-01T10:05:26Z">
        <w:r>
          <w:rPr/>
          <w:pict>
            <v:rect id="_x0000_i1051" o:spt="1" style="height:1.5pt;width:432pt;" fillcolor="#A0A0A0" filled="t" stroked="f" coordsize="21600,21600" o:hr="t" o:hrstd="t" o:hralign="center">
              <v:path/>
              <v:fill on="t" focussize="0,0"/>
              <v:stroke on="f"/>
              <v:imagedata o:title=""/>
              <o:lock v:ext="edit"/>
              <w10:wrap type="none"/>
              <w10:anchorlock/>
            </v:rect>
          </w:pict>
        </w:r>
      </w:ins>
    </w:p>
    <w:p w14:paraId="5F317AD7">
      <w:pPr>
        <w:pStyle w:val="3"/>
        <w:keepNext w:val="0"/>
        <w:keepLines w:val="0"/>
        <w:widowControl/>
        <w:suppressLineNumbers w:val="0"/>
        <w:rPr>
          <w:ins w:id="2561" w:author="Mohamed Asbour Kaba Diakité" w:date="2026-05-01T10:05:26Z"/>
        </w:rPr>
      </w:pPr>
      <w:ins w:id="2562" w:author="Mohamed Asbour Kaba Diakité" w:date="2026-05-01T10:05:26Z">
        <w:r>
          <w:rPr/>
          <w:t>5.16.2 Traitement et analyse de données RH SAP (21/04/2026)</w:t>
        </w:r>
      </w:ins>
    </w:p>
    <w:p w14:paraId="57B6F39D">
      <w:pPr>
        <w:pStyle w:val="9"/>
        <w:keepNext w:val="0"/>
        <w:keepLines w:val="0"/>
        <w:widowControl/>
        <w:suppressLineNumbers w:val="0"/>
        <w:rPr>
          <w:ins w:id="2563" w:author="Mohamed Asbour Kaba Diakité" w:date="2026-05-01T10:05:26Z"/>
        </w:rPr>
      </w:pPr>
      <w:ins w:id="2564" w:author="Mohamed Asbour Kaba Diakité" w:date="2026-05-01T10:05:26Z">
        <w:r>
          <w:rPr/>
          <w:t>Nous avons participé à une mission d’extraction et d’analyse de données issues des tables SAP suivantes :</w:t>
        </w:r>
      </w:ins>
    </w:p>
    <w:p w14:paraId="40A0D855">
      <w:pPr>
        <w:keepNext w:val="0"/>
        <w:keepLines w:val="0"/>
        <w:widowControl/>
        <w:numPr>
          <w:ilvl w:val="0"/>
          <w:numId w:val="117"/>
        </w:numPr>
        <w:suppressLineNumbers w:val="0"/>
        <w:spacing w:before="0" w:beforeAutospacing="1" w:after="0" w:afterAutospacing="1"/>
        <w:ind w:left="720" w:hanging="360"/>
        <w:rPr>
          <w:ins w:id="2565" w:author="Mohamed Asbour Kaba Diakité" w:date="2026-05-01T10:05:26Z"/>
        </w:rPr>
      </w:pPr>
      <w:ins w:id="2566" w:author="Mohamed Asbour Kaba Diakité" w:date="2026-05-01T10:05:26Z">
        <w:r>
          <w:rPr>
            <w:rStyle w:val="6"/>
          </w:rPr>
          <w:t>HRP1000</w:t>
        </w:r>
      </w:ins>
      <w:ins w:id="2567" w:author="Mohamed Asbour Kaba Diakité" w:date="2026-05-01T10:05:26Z">
        <w:r>
          <w:rPr/>
          <w:t xml:space="preserve"> </w:t>
        </w:r>
      </w:ins>
    </w:p>
    <w:p w14:paraId="182BEFC9">
      <w:pPr>
        <w:keepNext w:val="0"/>
        <w:keepLines w:val="0"/>
        <w:widowControl/>
        <w:numPr>
          <w:ilvl w:val="0"/>
          <w:numId w:val="117"/>
        </w:numPr>
        <w:suppressLineNumbers w:val="0"/>
        <w:spacing w:before="0" w:beforeAutospacing="1" w:after="0" w:afterAutospacing="1"/>
        <w:ind w:left="720" w:hanging="360"/>
        <w:rPr>
          <w:ins w:id="2568" w:author="Mohamed Asbour Kaba Diakité" w:date="2026-05-01T10:05:26Z"/>
        </w:rPr>
      </w:pPr>
      <w:ins w:id="2569" w:author="Mohamed Asbour Kaba Diakité" w:date="2026-05-01T10:05:26Z">
        <w:r>
          <w:rPr>
            <w:rStyle w:val="6"/>
          </w:rPr>
          <w:t>HRP1001</w:t>
        </w:r>
      </w:ins>
      <w:ins w:id="2570" w:author="Mohamed Asbour Kaba Diakité" w:date="2026-05-01T10:05:26Z">
        <w:r>
          <w:rPr/>
          <w:t xml:space="preserve"> </w:t>
        </w:r>
      </w:ins>
    </w:p>
    <w:p w14:paraId="6676A6DD">
      <w:pPr>
        <w:pStyle w:val="9"/>
        <w:keepNext w:val="0"/>
        <w:keepLines w:val="0"/>
        <w:widowControl/>
        <w:suppressLineNumbers w:val="0"/>
        <w:rPr>
          <w:ins w:id="2571" w:author="Mohamed Asbour Kaba Diakité" w:date="2026-05-01T10:05:26Z"/>
        </w:rPr>
      </w:pPr>
      <w:ins w:id="2572" w:author="Mohamed Asbour Kaba Diakité" w:date="2026-05-01T10:05:26Z">
        <w:r>
          <w:rPr/>
          <w:t xml:space="preserve">Ce travail consistait à effectuer un </w:t>
        </w:r>
      </w:ins>
      <w:ins w:id="2573" w:author="Mohamed Asbour Kaba Diakité" w:date="2026-05-01T10:05:26Z">
        <w:r>
          <w:rPr>
            <w:rStyle w:val="6"/>
          </w:rPr>
          <w:t>croisement de données</w:t>
        </w:r>
      </w:ins>
      <w:ins w:id="2574" w:author="Mohamed Asbour Kaba Diakité" w:date="2026-05-01T10:05:26Z">
        <w:r>
          <w:rPr/>
          <w:t xml:space="preserve"> afin d’en vérifier la cohérence.</w:t>
        </w:r>
      </w:ins>
    </w:p>
    <w:p w14:paraId="30F15B28">
      <w:pPr>
        <w:pStyle w:val="9"/>
        <w:keepNext w:val="0"/>
        <w:keepLines w:val="0"/>
        <w:widowControl/>
        <w:suppressLineNumbers w:val="0"/>
        <w:rPr>
          <w:ins w:id="2575" w:author="Mohamed Asbour Kaba Diakité" w:date="2026-05-01T10:05:26Z"/>
        </w:rPr>
      </w:pPr>
      <w:ins w:id="2576" w:author="Mohamed Asbour Kaba Diakité" w:date="2026-05-01T10:05:26Z">
        <w:r>
          <w:rPr/>
          <w:t>Après une première tentative comportant des erreurs, mon binôme et moi avons adopté une approche méthodique :</w:t>
        </w:r>
      </w:ins>
    </w:p>
    <w:p w14:paraId="24547B37">
      <w:pPr>
        <w:keepNext w:val="0"/>
        <w:keepLines w:val="0"/>
        <w:widowControl/>
        <w:numPr>
          <w:ilvl w:val="0"/>
          <w:numId w:val="118"/>
        </w:numPr>
        <w:suppressLineNumbers w:val="0"/>
        <w:spacing w:before="0" w:beforeAutospacing="1" w:after="0" w:afterAutospacing="1"/>
        <w:ind w:left="720" w:hanging="360"/>
        <w:rPr>
          <w:ins w:id="2577" w:author="Mohamed Asbour Kaba Diakité" w:date="2026-05-01T10:05:26Z"/>
        </w:rPr>
      </w:pPr>
      <w:ins w:id="2578" w:author="Mohamed Asbour Kaba Diakité" w:date="2026-05-01T10:05:26Z">
        <w:r>
          <w:rPr/>
          <w:t xml:space="preserve">compréhension individuelle de la structure des données </w:t>
        </w:r>
      </w:ins>
    </w:p>
    <w:p w14:paraId="0396844D">
      <w:pPr>
        <w:keepNext w:val="0"/>
        <w:keepLines w:val="0"/>
        <w:widowControl/>
        <w:numPr>
          <w:ilvl w:val="0"/>
          <w:numId w:val="118"/>
        </w:numPr>
        <w:suppressLineNumbers w:val="0"/>
        <w:spacing w:before="0" w:beforeAutospacing="1" w:after="0" w:afterAutospacing="1"/>
        <w:ind w:left="720" w:hanging="360"/>
        <w:rPr>
          <w:ins w:id="2579" w:author="Mohamed Asbour Kaba Diakité" w:date="2026-05-01T10:05:26Z"/>
        </w:rPr>
      </w:pPr>
      <w:ins w:id="2580" w:author="Mohamed Asbour Kaba Diakité" w:date="2026-05-01T10:05:26Z">
        <w:r>
          <w:rPr/>
          <w:t xml:space="preserve">mise en commun des analyses </w:t>
        </w:r>
      </w:ins>
    </w:p>
    <w:p w14:paraId="601F1189">
      <w:pPr>
        <w:keepNext w:val="0"/>
        <w:keepLines w:val="0"/>
        <w:widowControl/>
        <w:numPr>
          <w:ilvl w:val="0"/>
          <w:numId w:val="118"/>
        </w:numPr>
        <w:suppressLineNumbers w:val="0"/>
        <w:spacing w:before="0" w:beforeAutospacing="1" w:after="0" w:afterAutospacing="1"/>
        <w:ind w:left="720" w:hanging="360"/>
        <w:rPr>
          <w:ins w:id="2581" w:author="Mohamed Asbour Kaba Diakité" w:date="2026-05-01T10:05:26Z"/>
        </w:rPr>
      </w:pPr>
      <w:ins w:id="2582" w:author="Mohamed Asbour Kaba Diakité" w:date="2026-05-01T10:05:26Z">
        <w:r>
          <w:rPr/>
          <w:t xml:space="preserve">correction et optimisation des résultats </w:t>
        </w:r>
      </w:ins>
    </w:p>
    <w:p w14:paraId="0C3739E3">
      <w:pPr>
        <w:pStyle w:val="9"/>
        <w:keepNext w:val="0"/>
        <w:keepLines w:val="0"/>
        <w:widowControl/>
        <w:suppressLineNumbers w:val="0"/>
        <w:rPr>
          <w:ins w:id="2583" w:author="Mohamed Asbour Kaba Diakité" w:date="2026-05-01T10:05:26Z"/>
        </w:rPr>
      </w:pPr>
      <w:ins w:id="2584" w:author="Mohamed Asbour Kaba Diakité" w:date="2026-05-01T10:05:26Z">
        <w:r>
          <w:rPr/>
          <w:t>Monsieur Moud a ensuite évalué notre travail et nous a démontré une méthode beaucoup plus efficace, réduisant significativement le nombre d’extractions nécessaires.</w:t>
        </w:r>
      </w:ins>
    </w:p>
    <w:p w14:paraId="2C15A919">
      <w:pPr>
        <w:pStyle w:val="9"/>
        <w:keepNext w:val="0"/>
        <w:keepLines w:val="0"/>
        <w:widowControl/>
        <w:suppressLineNumbers w:val="0"/>
        <w:rPr>
          <w:ins w:id="2585" w:author="Mohamed Asbour Kaba Diakité" w:date="2026-05-01T10:05:26Z"/>
        </w:rPr>
      </w:pPr>
      <w:ins w:id="2586" w:author="Mohamed Asbour Kaba Diakité" w:date="2026-05-01T10:05:26Z">
        <w:r>
          <w:rPr/>
          <w:t xml:space="preserve">Cette expérience a mis en évidence le rôle déterminant de </w:t>
        </w:r>
      </w:ins>
      <w:ins w:id="2587" w:author="Mohamed Asbour Kaba Diakité" w:date="2026-05-01T10:05:26Z">
        <w:r>
          <w:rPr>
            <w:rStyle w:val="6"/>
          </w:rPr>
          <w:t xml:space="preserve">l’expérience dans l’optimisation des </w:t>
        </w:r>
      </w:ins>
      <w:ins w:id="2588" w:author="Mohamed Asbour Kaba Diakité" w:date="2026-05-01T10:05:26Z">
        <w:r>
          <w:rPr>
            <w:rStyle w:val="6"/>
            <w:rFonts w:cs="Nirmala UI"/>
            <w:cs/>
            <w:lang w:bidi="hi-IN"/>
          </w:rPr>
          <w:t>प्रक्र</w:t>
        </w:r>
      </w:ins>
      <w:ins w:id="2589" w:author="Mohamed Asbour Kaba Diakité" w:date="2026-05-01T10:05:26Z">
        <w:r>
          <w:rPr>
            <w:rStyle w:val="6"/>
            <w:rFonts w:cs="Times New Roman"/>
            <w:cs w:val="0"/>
            <w:lang/>
          </w:rPr>
          <w:t>essus techniques</w:t>
        </w:r>
      </w:ins>
      <w:ins w:id="2590" w:author="Mohamed Asbour Kaba Diakité" w:date="2026-05-01T10:05:26Z">
        <w:r>
          <w:rPr/>
          <w:t>.</w:t>
        </w:r>
      </w:ins>
    </w:p>
    <w:p w14:paraId="4D686CCC">
      <w:pPr>
        <w:keepNext w:val="0"/>
        <w:keepLines w:val="0"/>
        <w:widowControl/>
        <w:suppressLineNumbers w:val="0"/>
        <w:rPr>
          <w:ins w:id="2591" w:author="Mohamed Asbour Kaba Diakité" w:date="2026-05-01T10:05:26Z"/>
        </w:rPr>
      </w:pPr>
      <w:ins w:id="2592" w:author="Mohamed Asbour Kaba Diakité" w:date="2026-05-01T10:05:26Z">
        <w:r>
          <w:rPr/>
          <w:pict>
            <v:rect id="_x0000_i1052" o:spt="1" style="height:1.5pt;width:432pt;" fillcolor="#A0A0A0" filled="t" stroked="f" coordsize="21600,21600" o:hr="t" o:hrstd="t" o:hralign="center">
              <v:path/>
              <v:fill on="t" focussize="0,0"/>
              <v:stroke on="f"/>
              <v:imagedata o:title=""/>
              <o:lock v:ext="edit"/>
              <w10:wrap type="none"/>
              <w10:anchorlock/>
            </v:rect>
          </w:pict>
        </w:r>
      </w:ins>
    </w:p>
    <w:p w14:paraId="21BDBDA8">
      <w:pPr>
        <w:pStyle w:val="3"/>
        <w:keepNext w:val="0"/>
        <w:keepLines w:val="0"/>
        <w:widowControl/>
        <w:suppressLineNumbers w:val="0"/>
        <w:rPr>
          <w:ins w:id="2594" w:author="Mohamed Asbour Kaba Diakité" w:date="2026-05-01T10:05:26Z"/>
        </w:rPr>
      </w:pPr>
      <w:ins w:id="2595" w:author="Mohamed Asbour Kaba Diakité" w:date="2026-05-01T10:05:26Z">
        <w:r>
          <w:rPr/>
          <w:t>5.16.3 Amélioration de l’automatisation et lancement d’un nouveau projet (22/04/2026)</w:t>
        </w:r>
      </w:ins>
    </w:p>
    <w:p w14:paraId="608B87E6">
      <w:pPr>
        <w:pStyle w:val="9"/>
        <w:keepNext w:val="0"/>
        <w:keepLines w:val="0"/>
        <w:widowControl/>
        <w:suppressLineNumbers w:val="0"/>
        <w:rPr>
          <w:ins w:id="2596" w:author="Mohamed Asbour Kaba Diakité" w:date="2026-05-01T10:05:26Z"/>
        </w:rPr>
      </w:pPr>
      <w:ins w:id="2597" w:author="Mohamed Asbour Kaba Diakité" w:date="2026-05-01T10:05:26Z">
        <w:r>
          <w:rPr/>
          <w:t xml:space="preserve">J’ai finalisé une version alternative du système d’impression en utilisant une approche basée sur </w:t>
        </w:r>
      </w:ins>
      <w:ins w:id="2598" w:author="Mohamed Asbour Kaba Diakité" w:date="2026-05-01T10:05:26Z">
        <w:r>
          <w:rPr>
            <w:rStyle w:val="6"/>
          </w:rPr>
          <w:t>HTML dans Power Automate</w:t>
        </w:r>
      </w:ins>
      <w:ins w:id="2599" w:author="Mohamed Asbour Kaba Diakité" w:date="2026-05-01T10:05:26Z">
        <w:r>
          <w:rPr/>
          <w:t>, afin d’améliorer la flexibilité et la qualité du rendu.</w:t>
        </w:r>
      </w:ins>
    </w:p>
    <w:p w14:paraId="534B3E7D">
      <w:pPr>
        <w:pStyle w:val="9"/>
        <w:keepNext w:val="0"/>
        <w:keepLines w:val="0"/>
        <w:widowControl/>
        <w:suppressLineNumbers w:val="0"/>
        <w:rPr>
          <w:ins w:id="2600" w:author="Mohamed Asbour Kaba Diakité" w:date="2026-05-01T10:05:26Z"/>
        </w:rPr>
      </w:pPr>
      <w:ins w:id="2601" w:author="Mohamed Asbour Kaba Diakité" w:date="2026-05-01T10:05:26Z">
        <w:r>
          <w:rPr/>
          <w:t xml:space="preserve">Dans la continuité de notre progression, nous avons proposé à Monsieur Moud de développer un nouveau projet : un </w:t>
        </w:r>
      </w:ins>
      <w:ins w:id="2602" w:author="Mohamed Asbour Kaba Diakité" w:date="2026-05-01T10:05:26Z">
        <w:r>
          <w:rPr>
            <w:rStyle w:val="6"/>
          </w:rPr>
          <w:t>système de gestion des logements de la CBG</w:t>
        </w:r>
      </w:ins>
      <w:ins w:id="2603" w:author="Mohamed Asbour Kaba Diakité" w:date="2026-05-01T10:05:26Z">
        <w:r>
          <w:rPr/>
          <w:t xml:space="preserve">, basé sur </w:t>
        </w:r>
      </w:ins>
      <w:ins w:id="2604" w:author="Mohamed Asbour Kaba Diakité" w:date="2026-05-01T10:05:26Z">
        <w:r>
          <w:rPr>
            <w:rStyle w:val="6"/>
          </w:rPr>
          <w:t>Python et le framework Django</w:t>
        </w:r>
      </w:ins>
      <w:ins w:id="2605" w:author="Mohamed Asbour Kaba Diakité" w:date="2026-05-01T10:05:26Z">
        <w:r>
          <w:rPr/>
          <w:t>.</w:t>
        </w:r>
      </w:ins>
    </w:p>
    <w:p w14:paraId="5DC54C74">
      <w:pPr>
        <w:pStyle w:val="9"/>
        <w:keepNext w:val="0"/>
        <w:keepLines w:val="0"/>
        <w:widowControl/>
        <w:suppressLineNumbers w:val="0"/>
        <w:rPr>
          <w:ins w:id="2606" w:author="Mohamed Asbour Kaba Diakité" w:date="2026-05-01T10:05:26Z"/>
        </w:rPr>
      </w:pPr>
      <w:ins w:id="2607" w:author="Mohamed Asbour Kaba Diakité" w:date="2026-05-01T10:05:26Z">
        <w:r>
          <w:rPr/>
          <w:t>Ce projet a été validé, et les premières spécifications fonctionnelles ont été définies sur la base de son expertise métier.</w:t>
        </w:r>
      </w:ins>
    </w:p>
    <w:p w14:paraId="59F6EAEC">
      <w:pPr>
        <w:keepNext w:val="0"/>
        <w:keepLines w:val="0"/>
        <w:widowControl/>
        <w:suppressLineNumbers w:val="0"/>
        <w:rPr>
          <w:ins w:id="2608" w:author="Mohamed Asbour Kaba Diakité" w:date="2026-05-01T10:05:26Z"/>
        </w:rPr>
      </w:pPr>
      <w:ins w:id="2609" w:author="Mohamed Asbour Kaba Diakité" w:date="2026-05-01T10:05:26Z">
        <w:r>
          <w:rPr/>
          <w:pict>
            <v:rect id="_x0000_i1053" o:spt="1" style="height:1.5pt;width:432pt;" fillcolor="#A0A0A0" filled="t" stroked="f" coordsize="21600,21600" o:hr="t" o:hrstd="t" o:hralign="center">
              <v:path/>
              <v:fill on="t" focussize="0,0"/>
              <v:stroke on="f"/>
              <v:imagedata o:title=""/>
              <o:lock v:ext="edit"/>
              <w10:wrap type="none"/>
              <w10:anchorlock/>
            </v:rect>
          </w:pict>
        </w:r>
      </w:ins>
    </w:p>
    <w:p w14:paraId="1AA4831F">
      <w:pPr>
        <w:pStyle w:val="3"/>
        <w:keepNext w:val="0"/>
        <w:keepLines w:val="0"/>
        <w:widowControl/>
        <w:suppressLineNumbers w:val="0"/>
        <w:rPr>
          <w:ins w:id="2611" w:author="Mohamed Asbour Kaba Diakité" w:date="2026-05-01T10:05:26Z"/>
        </w:rPr>
      </w:pPr>
      <w:ins w:id="2612" w:author="Mohamed Asbour Kaba Diakité" w:date="2026-05-01T10:05:26Z">
        <w:r>
          <w:rPr/>
          <w:t>5.16.4 Préparation technique et environnement contraint (23/04/2026)</w:t>
        </w:r>
      </w:ins>
    </w:p>
    <w:p w14:paraId="35100497">
      <w:pPr>
        <w:pStyle w:val="9"/>
        <w:keepNext w:val="0"/>
        <w:keepLines w:val="0"/>
        <w:widowControl/>
        <w:suppressLineNumbers w:val="0"/>
        <w:rPr>
          <w:ins w:id="2613" w:author="Mohamed Asbour Kaba Diakité" w:date="2026-05-01T10:05:26Z"/>
        </w:rPr>
      </w:pPr>
      <w:ins w:id="2614" w:author="Mohamed Asbour Kaba Diakité" w:date="2026-05-01T10:05:26Z">
        <w:r>
          <w:rPr/>
          <w:t>Nous avons préparé l’environnement de développement du futur projet en :</w:t>
        </w:r>
      </w:ins>
    </w:p>
    <w:p w14:paraId="31EC76C8">
      <w:pPr>
        <w:keepNext w:val="0"/>
        <w:keepLines w:val="0"/>
        <w:widowControl/>
        <w:numPr>
          <w:ilvl w:val="0"/>
          <w:numId w:val="119"/>
        </w:numPr>
        <w:suppressLineNumbers w:val="0"/>
        <w:spacing w:before="0" w:beforeAutospacing="1" w:after="0" w:afterAutospacing="1"/>
        <w:ind w:left="720" w:hanging="360"/>
        <w:rPr>
          <w:ins w:id="2615" w:author="Mohamed Asbour Kaba Diakité" w:date="2026-05-01T10:05:26Z"/>
        </w:rPr>
      </w:pPr>
      <w:ins w:id="2616" w:author="Mohamed Asbour Kaba Diakité" w:date="2026-05-01T10:05:26Z">
        <w:r>
          <w:rPr/>
          <w:t xml:space="preserve">installant Python </w:t>
        </w:r>
      </w:ins>
    </w:p>
    <w:p w14:paraId="1FED95A1">
      <w:pPr>
        <w:keepNext w:val="0"/>
        <w:keepLines w:val="0"/>
        <w:widowControl/>
        <w:numPr>
          <w:ilvl w:val="0"/>
          <w:numId w:val="119"/>
        </w:numPr>
        <w:suppressLineNumbers w:val="0"/>
        <w:spacing w:before="0" w:beforeAutospacing="1" w:after="0" w:afterAutospacing="1"/>
        <w:ind w:left="720" w:hanging="360"/>
        <w:rPr>
          <w:ins w:id="2617" w:author="Mohamed Asbour Kaba Diakité" w:date="2026-05-01T10:05:26Z"/>
        </w:rPr>
      </w:pPr>
      <w:ins w:id="2618" w:author="Mohamed Asbour Kaba Diakité" w:date="2026-05-01T10:05:26Z">
        <w:r>
          <w:rPr/>
          <w:t xml:space="preserve">installant l’IDE PyCharm </w:t>
        </w:r>
      </w:ins>
    </w:p>
    <w:p w14:paraId="0EA4868E">
      <w:pPr>
        <w:keepNext w:val="0"/>
        <w:keepLines w:val="0"/>
        <w:widowControl/>
        <w:numPr>
          <w:ilvl w:val="0"/>
          <w:numId w:val="119"/>
        </w:numPr>
        <w:suppressLineNumbers w:val="0"/>
        <w:spacing w:before="0" w:beforeAutospacing="1" w:after="0" w:afterAutospacing="1"/>
        <w:ind w:left="720" w:hanging="360"/>
        <w:rPr>
          <w:ins w:id="2619" w:author="Mohamed Asbour Kaba Diakité" w:date="2026-05-01T10:05:26Z"/>
        </w:rPr>
      </w:pPr>
      <w:ins w:id="2620" w:author="Mohamed Asbour Kaba Diakité" w:date="2026-05-01T10:05:26Z">
        <w:r>
          <w:rPr/>
          <w:t xml:space="preserve">définissant une première architecture applicative </w:t>
        </w:r>
      </w:ins>
    </w:p>
    <w:p w14:paraId="6D93CA6B">
      <w:pPr>
        <w:pStyle w:val="9"/>
        <w:keepNext w:val="0"/>
        <w:keepLines w:val="0"/>
        <w:widowControl/>
        <w:suppressLineNumbers w:val="0"/>
        <w:rPr>
          <w:ins w:id="2621" w:author="Mohamed Asbour Kaba Diakité" w:date="2026-05-01T10:05:26Z"/>
        </w:rPr>
      </w:pPr>
      <w:ins w:id="2622" w:author="Mohamed Asbour Kaba Diakité" w:date="2026-05-01T10:05:26Z">
        <w:r>
          <w:rPr/>
          <w:t>Cette phase a également mis en évidence les contraintes d’un environnement professionnel sécurisé, où l’installation de logiciels nécessite des autorisations spécifiques.</w:t>
        </w:r>
      </w:ins>
    </w:p>
    <w:p w14:paraId="3F282559">
      <w:pPr>
        <w:keepNext w:val="0"/>
        <w:keepLines w:val="0"/>
        <w:widowControl/>
        <w:suppressLineNumbers w:val="0"/>
        <w:rPr>
          <w:ins w:id="2623" w:author="Mohamed Asbour Kaba Diakité" w:date="2026-05-01T10:05:26Z"/>
        </w:rPr>
      </w:pPr>
      <w:ins w:id="2624" w:author="Mohamed Asbour Kaba Diakité" w:date="2026-05-01T10:05:26Z">
        <w:r>
          <w:rPr/>
          <w:pict>
            <v:rect id="_x0000_i1054" o:spt="1" style="height:1.5pt;width:432pt;" fillcolor="#A0A0A0" filled="t" stroked="f" coordsize="21600,21600" o:hr="t" o:hrstd="t" o:hralign="center">
              <v:path/>
              <v:fill on="t" focussize="0,0"/>
              <v:stroke on="f"/>
              <v:imagedata o:title=""/>
              <o:lock v:ext="edit"/>
              <w10:wrap type="none"/>
              <w10:anchorlock/>
            </v:rect>
          </w:pict>
        </w:r>
      </w:ins>
    </w:p>
    <w:p w14:paraId="1DBAC77A">
      <w:pPr>
        <w:pStyle w:val="3"/>
        <w:keepNext w:val="0"/>
        <w:keepLines w:val="0"/>
        <w:widowControl/>
        <w:suppressLineNumbers w:val="0"/>
        <w:rPr>
          <w:ins w:id="2626" w:author="Mohamed Asbour Kaba Diakité" w:date="2026-05-01T10:05:26Z"/>
        </w:rPr>
      </w:pPr>
      <w:ins w:id="2627" w:author="Mohamed Asbour Kaba Diakité" w:date="2026-05-01T10:05:26Z">
        <w:r>
          <w:rPr/>
          <w:t>5.16.5 Sensibilisation à la cybersécurité – BitLocker (24/04/2026)</w:t>
        </w:r>
      </w:ins>
    </w:p>
    <w:p w14:paraId="08F28A5C">
      <w:pPr>
        <w:pStyle w:val="9"/>
        <w:keepNext w:val="0"/>
        <w:keepLines w:val="0"/>
        <w:widowControl/>
        <w:suppressLineNumbers w:val="0"/>
        <w:rPr>
          <w:ins w:id="2628" w:author="Mohamed Asbour Kaba Diakité" w:date="2026-05-01T10:05:26Z"/>
        </w:rPr>
      </w:pPr>
      <w:ins w:id="2629" w:author="Mohamed Asbour Kaba Diakité" w:date="2026-05-01T10:05:26Z">
        <w:r>
          <w:rPr/>
          <w:t xml:space="preserve">Lors d’un échange avec un stagiaire du département maintenance, j’ai assisté à une présentation sur </w:t>
        </w:r>
      </w:ins>
      <w:ins w:id="2630" w:author="Mohamed Asbour Kaba Diakité" w:date="2026-05-01T10:05:26Z">
        <w:r>
          <w:rPr>
            <w:rStyle w:val="6"/>
          </w:rPr>
          <w:t>BitLocker</w:t>
        </w:r>
      </w:ins>
      <w:ins w:id="2631" w:author="Mohamed Asbour Kaba Diakité" w:date="2026-05-01T10:05:26Z">
        <w:r>
          <w:rPr/>
          <w:t>, solution de chiffrement des disques.</w:t>
        </w:r>
      </w:ins>
    </w:p>
    <w:p w14:paraId="511E2E68">
      <w:pPr>
        <w:pStyle w:val="9"/>
        <w:keepNext w:val="0"/>
        <w:keepLines w:val="0"/>
        <w:widowControl/>
        <w:suppressLineNumbers w:val="0"/>
        <w:rPr>
          <w:ins w:id="2632" w:author="Mohamed Asbour Kaba Diakité" w:date="2026-05-01T10:05:26Z"/>
        </w:rPr>
      </w:pPr>
      <w:ins w:id="2633" w:author="Mohamed Asbour Kaba Diakité" w:date="2026-05-01T10:05:26Z">
        <w:r>
          <w:rPr/>
          <w:t>Cette intervention m’a permis de renforcer mes connaissances en :</w:t>
        </w:r>
      </w:ins>
    </w:p>
    <w:p w14:paraId="14AEC48F">
      <w:pPr>
        <w:keepNext w:val="0"/>
        <w:keepLines w:val="0"/>
        <w:widowControl/>
        <w:numPr>
          <w:ilvl w:val="0"/>
          <w:numId w:val="120"/>
        </w:numPr>
        <w:suppressLineNumbers w:val="0"/>
        <w:spacing w:before="0" w:beforeAutospacing="1" w:after="0" w:afterAutospacing="1"/>
        <w:ind w:left="720" w:hanging="360"/>
        <w:rPr>
          <w:ins w:id="2634" w:author="Mohamed Asbour Kaba Diakité" w:date="2026-05-01T10:05:26Z"/>
        </w:rPr>
      </w:pPr>
      <w:ins w:id="2635" w:author="Mohamed Asbour Kaba Diakité" w:date="2026-05-01T10:05:26Z">
        <w:r>
          <w:rPr/>
          <w:t xml:space="preserve">sécurité des données </w:t>
        </w:r>
      </w:ins>
    </w:p>
    <w:p w14:paraId="3424F690">
      <w:pPr>
        <w:keepNext w:val="0"/>
        <w:keepLines w:val="0"/>
        <w:widowControl/>
        <w:numPr>
          <w:ilvl w:val="0"/>
          <w:numId w:val="120"/>
        </w:numPr>
        <w:suppressLineNumbers w:val="0"/>
        <w:spacing w:before="0" w:beforeAutospacing="1" w:after="0" w:afterAutospacing="1"/>
        <w:ind w:left="720" w:hanging="360"/>
        <w:rPr>
          <w:ins w:id="2636" w:author="Mohamed Asbour Kaba Diakité" w:date="2026-05-01T10:05:26Z"/>
        </w:rPr>
      </w:pPr>
      <w:ins w:id="2637" w:author="Mohamed Asbour Kaba Diakité" w:date="2026-05-01T10:05:26Z">
        <w:r>
          <w:rPr/>
          <w:t xml:space="preserve">protection des postes de travail </w:t>
        </w:r>
      </w:ins>
    </w:p>
    <w:p w14:paraId="76AFD603">
      <w:pPr>
        <w:keepNext w:val="0"/>
        <w:keepLines w:val="0"/>
        <w:widowControl/>
        <w:numPr>
          <w:ilvl w:val="0"/>
          <w:numId w:val="120"/>
        </w:numPr>
        <w:suppressLineNumbers w:val="0"/>
        <w:spacing w:before="0" w:beforeAutospacing="1" w:after="0" w:afterAutospacing="1"/>
        <w:ind w:left="720" w:hanging="360"/>
        <w:rPr>
          <w:ins w:id="2638" w:author="Mohamed Asbour Kaba Diakité" w:date="2026-05-01T10:05:26Z"/>
        </w:rPr>
      </w:pPr>
      <w:ins w:id="2639" w:author="Mohamed Asbour Kaba Diakité" w:date="2026-05-01T10:05:26Z">
        <w:r>
          <w:rPr/>
          <w:t xml:space="preserve">bonnes pratiques en cybersécurité </w:t>
        </w:r>
      </w:ins>
    </w:p>
    <w:p w14:paraId="5A426461">
      <w:pPr>
        <w:keepNext w:val="0"/>
        <w:keepLines w:val="0"/>
        <w:widowControl/>
        <w:suppressLineNumbers w:val="0"/>
        <w:rPr>
          <w:ins w:id="2640" w:author="Mohamed Asbour Kaba Diakité" w:date="2026-05-01T10:05:26Z"/>
        </w:rPr>
      </w:pPr>
      <w:ins w:id="2641" w:author="Mohamed Asbour Kaba Diakité" w:date="2026-05-01T10:05:26Z">
        <w:r>
          <w:rPr/>
          <w:pict>
            <v:rect id="_x0000_i1055" o:spt="1" style="height:1.5pt;width:432pt;" fillcolor="#A0A0A0" filled="t" stroked="f" coordsize="21600,21600" o:hr="t" o:hrstd="t" o:hralign="center">
              <v:path/>
              <v:fill on="t" focussize="0,0"/>
              <v:stroke on="f"/>
              <v:imagedata o:title=""/>
              <o:lock v:ext="edit"/>
              <w10:wrap type="none"/>
              <w10:anchorlock/>
            </v:rect>
          </w:pict>
        </w:r>
      </w:ins>
    </w:p>
    <w:p w14:paraId="77972597">
      <w:pPr>
        <w:pStyle w:val="2"/>
        <w:keepNext w:val="0"/>
        <w:keepLines w:val="0"/>
        <w:widowControl/>
        <w:suppressLineNumbers w:val="0"/>
        <w:rPr>
          <w:ins w:id="2643" w:author="Mohamed Asbour Kaba Diakité" w:date="2026-05-01T10:05:26Z"/>
        </w:rPr>
      </w:pPr>
      <w:ins w:id="2644" w:author="Mohamed Asbour Kaba Diakité" w:date="2026-05-01T10:05:26Z">
        <w:r>
          <w:rPr/>
          <w:t>5.17 Douzième semaine – Lancement d’un projet stratégique et développement applicatif</w:t>
        </w:r>
      </w:ins>
    </w:p>
    <w:p w14:paraId="405B4465">
      <w:pPr>
        <w:pStyle w:val="3"/>
        <w:keepNext w:val="0"/>
        <w:keepLines w:val="0"/>
        <w:widowControl/>
        <w:suppressLineNumbers w:val="0"/>
        <w:rPr>
          <w:ins w:id="2645" w:author="Mohamed Asbour Kaba Diakité" w:date="2026-05-01T10:05:26Z"/>
        </w:rPr>
      </w:pPr>
      <w:ins w:id="2646" w:author="Mohamed Asbour Kaba Diakité" w:date="2026-05-01T10:05:26Z">
        <w:r>
          <w:rPr/>
          <w:t>5.17.1 Réunion hebdomadaire et transformation digitale (27/04/2026)</w:t>
        </w:r>
      </w:ins>
    </w:p>
    <w:p w14:paraId="280276E5">
      <w:pPr>
        <w:pStyle w:val="9"/>
        <w:keepNext w:val="0"/>
        <w:keepLines w:val="0"/>
        <w:widowControl/>
        <w:suppressLineNumbers w:val="0"/>
        <w:rPr>
          <w:ins w:id="2647" w:author="Mohamed Asbour Kaba Diakité" w:date="2026-05-01T10:05:26Z"/>
        </w:rPr>
      </w:pPr>
      <w:ins w:id="2648" w:author="Mohamed Asbour Kaba Diakité" w:date="2026-05-01T10:05:26Z">
        <w:r>
          <w:rPr/>
          <w:t>La semaine a débuté par une réunion d’équipe sur Microsoft Teams, au cours de laquelle plusieurs sujets ont été abordés.</w:t>
        </w:r>
      </w:ins>
    </w:p>
    <w:p w14:paraId="1425BA47">
      <w:pPr>
        <w:pStyle w:val="9"/>
        <w:keepNext w:val="0"/>
        <w:keepLines w:val="0"/>
        <w:widowControl/>
        <w:suppressLineNumbers w:val="0"/>
        <w:rPr>
          <w:ins w:id="2649" w:author="Mohamed Asbour Kaba Diakité" w:date="2026-05-01T10:05:26Z"/>
        </w:rPr>
      </w:pPr>
      <w:ins w:id="2650" w:author="Mohamed Asbour Kaba Diakité" w:date="2026-05-01T10:05:26Z">
        <w:r>
          <w:rPr/>
          <w:t xml:space="preserve">Une attention particulière a été portée sur les initiatives de </w:t>
        </w:r>
      </w:ins>
      <w:ins w:id="2651" w:author="Mohamed Asbour Kaba Diakité" w:date="2026-05-01T10:05:26Z">
        <w:r>
          <w:rPr>
            <w:rStyle w:val="6"/>
          </w:rPr>
          <w:t>digitalisation</w:t>
        </w:r>
      </w:ins>
      <w:ins w:id="2652" w:author="Mohamed Asbour Kaba Diakité" w:date="2026-05-01T10:05:26Z">
        <w:r>
          <w:rPr/>
          <w:t xml:space="preserve">, notamment le travail de Monsieur Hassane visant à automatiser les </w:t>
        </w:r>
      </w:ins>
      <w:ins w:id="2653" w:author="Mohamed Asbour Kaba Diakité" w:date="2026-05-01T10:05:26Z">
        <w:r>
          <w:rPr>
            <w:rFonts w:cs="Nirmala UI"/>
            <w:cs/>
            <w:lang w:bidi="hi-IN"/>
          </w:rPr>
          <w:t>प्रक्र</w:t>
        </w:r>
      </w:ins>
      <w:ins w:id="2654" w:author="Mohamed Asbour Kaba Diakité" w:date="2026-05-01T10:05:26Z">
        <w:r>
          <w:rPr>
            <w:rFonts w:cs="Times New Roman"/>
            <w:cs w:val="0"/>
            <w:lang/>
          </w:rPr>
          <w:t>essus liés à la conformité, dans la continuité du système de gestion des bulletins de paie.</w:t>
        </w:r>
      </w:ins>
    </w:p>
    <w:p w14:paraId="5AB56832">
      <w:pPr>
        <w:pStyle w:val="9"/>
        <w:keepNext w:val="0"/>
        <w:keepLines w:val="0"/>
        <w:widowControl/>
        <w:suppressLineNumbers w:val="0"/>
        <w:rPr>
          <w:ins w:id="2655" w:author="Mohamed Asbour Kaba Diakité" w:date="2026-05-01T10:05:26Z"/>
        </w:rPr>
      </w:pPr>
      <w:ins w:id="2656" w:author="Mohamed Asbour Kaba Diakité" w:date="2026-05-01T10:05:26Z">
        <w:r>
          <w:rPr/>
          <w:t xml:space="preserve">Par ailleurs, nous avons configuré des </w:t>
        </w:r>
      </w:ins>
      <w:ins w:id="2657" w:author="Mohamed Asbour Kaba Diakité" w:date="2026-05-01T10:05:26Z">
        <w:r>
          <w:rPr>
            <w:rStyle w:val="6"/>
          </w:rPr>
          <w:t>vues SharePoint</w:t>
        </w:r>
      </w:ins>
      <w:ins w:id="2658" w:author="Mohamed Asbour Kaba Diakité" w:date="2026-05-01T10:05:26Z">
        <w:r>
          <w:rPr/>
          <w:t xml:space="preserve"> pour le suivi du projet Laissez-Passer, incluant les statuts :</w:t>
        </w:r>
      </w:ins>
    </w:p>
    <w:p w14:paraId="6CF860EA">
      <w:pPr>
        <w:keepNext w:val="0"/>
        <w:keepLines w:val="0"/>
        <w:widowControl/>
        <w:numPr>
          <w:ilvl w:val="0"/>
          <w:numId w:val="121"/>
        </w:numPr>
        <w:suppressLineNumbers w:val="0"/>
        <w:spacing w:before="0" w:beforeAutospacing="1" w:after="0" w:afterAutospacing="1"/>
        <w:ind w:left="720" w:hanging="360"/>
        <w:rPr>
          <w:ins w:id="2659" w:author="Mohamed Asbour Kaba Diakité" w:date="2026-05-01T10:05:26Z"/>
        </w:rPr>
      </w:pPr>
      <w:ins w:id="2660" w:author="Mohamed Asbour Kaba Diakité" w:date="2026-05-01T10:05:26Z">
        <w:r>
          <w:rPr/>
          <w:t xml:space="preserve">En attente </w:t>
        </w:r>
      </w:ins>
    </w:p>
    <w:p w14:paraId="364BD5B0">
      <w:pPr>
        <w:keepNext w:val="0"/>
        <w:keepLines w:val="0"/>
        <w:widowControl/>
        <w:numPr>
          <w:ilvl w:val="0"/>
          <w:numId w:val="121"/>
        </w:numPr>
        <w:suppressLineNumbers w:val="0"/>
        <w:spacing w:before="0" w:beforeAutospacing="1" w:after="0" w:afterAutospacing="1"/>
        <w:ind w:left="720" w:hanging="360"/>
        <w:rPr>
          <w:ins w:id="2661" w:author="Mohamed Asbour Kaba Diakité" w:date="2026-05-01T10:05:26Z"/>
        </w:rPr>
      </w:pPr>
      <w:ins w:id="2662" w:author="Mohamed Asbour Kaba Diakité" w:date="2026-05-01T10:05:26Z">
        <w:r>
          <w:rPr/>
          <w:t xml:space="preserve">Approuvé </w:t>
        </w:r>
      </w:ins>
    </w:p>
    <w:p w14:paraId="7E8F653F">
      <w:pPr>
        <w:keepNext w:val="0"/>
        <w:keepLines w:val="0"/>
        <w:widowControl/>
        <w:numPr>
          <w:ilvl w:val="0"/>
          <w:numId w:val="121"/>
        </w:numPr>
        <w:suppressLineNumbers w:val="0"/>
        <w:spacing w:before="0" w:beforeAutospacing="1" w:after="0" w:afterAutospacing="1"/>
        <w:ind w:left="720" w:hanging="360"/>
        <w:rPr>
          <w:ins w:id="2663" w:author="Mohamed Asbour Kaba Diakité" w:date="2026-05-01T10:05:26Z"/>
        </w:rPr>
      </w:pPr>
      <w:ins w:id="2664" w:author="Mohamed Asbour Kaba Diakité" w:date="2026-05-01T10:05:26Z">
        <w:r>
          <w:rPr/>
          <w:t xml:space="preserve">Rejeté </w:t>
        </w:r>
      </w:ins>
    </w:p>
    <w:p w14:paraId="3308958F">
      <w:pPr>
        <w:pStyle w:val="9"/>
        <w:keepNext w:val="0"/>
        <w:keepLines w:val="0"/>
        <w:widowControl/>
        <w:suppressLineNumbers w:val="0"/>
        <w:rPr>
          <w:ins w:id="2665" w:author="Mohamed Asbour Kaba Diakité" w:date="2026-05-01T10:05:26Z"/>
        </w:rPr>
      </w:pPr>
      <w:ins w:id="2666" w:author="Mohamed Asbour Kaba Diakité" w:date="2026-05-01T10:05:26Z">
        <w:r>
          <w:rPr/>
          <w:t>Cette étape a permis d’améliorer la visibilité et le pilotage du projet.</w:t>
        </w:r>
      </w:ins>
    </w:p>
    <w:p w14:paraId="093CA213">
      <w:pPr>
        <w:keepNext w:val="0"/>
        <w:keepLines w:val="0"/>
        <w:widowControl/>
        <w:suppressLineNumbers w:val="0"/>
        <w:rPr>
          <w:ins w:id="2667" w:author="Mohamed Asbour Kaba Diakité" w:date="2026-05-01T10:05:26Z"/>
        </w:rPr>
      </w:pPr>
      <w:ins w:id="2668" w:author="Mohamed Asbour Kaba Diakité" w:date="2026-05-01T10:05:26Z">
        <w:r>
          <w:rPr/>
          <w:pict>
            <v:rect id="_x0000_i1056" o:spt="1" style="height:1.5pt;width:432pt;" fillcolor="#A0A0A0" filled="t" stroked="f" coordsize="21600,21600" o:hr="t" o:hrstd="t" o:hralign="center">
              <v:path/>
              <v:fill on="t" focussize="0,0"/>
              <v:stroke on="f"/>
              <v:imagedata o:title=""/>
              <o:lock v:ext="edit"/>
              <w10:wrap type="none"/>
              <w10:anchorlock/>
            </v:rect>
          </w:pict>
        </w:r>
      </w:ins>
    </w:p>
    <w:p w14:paraId="0B4843F3">
      <w:pPr>
        <w:pStyle w:val="3"/>
        <w:keepNext w:val="0"/>
        <w:keepLines w:val="0"/>
        <w:widowControl/>
        <w:suppressLineNumbers w:val="0"/>
        <w:rPr>
          <w:ins w:id="2670" w:author="Mohamed Asbour Kaba Diakité" w:date="2026-05-01T10:05:26Z"/>
        </w:rPr>
      </w:pPr>
      <w:ins w:id="2671" w:author="Mohamed Asbour Kaba Diakité" w:date="2026-05-01T10:05:26Z">
        <w:r>
          <w:rPr/>
          <w:t>5.17.2 Démarrage du projet Django – Système de gestion des logements (28/04/2026)</w:t>
        </w:r>
      </w:ins>
    </w:p>
    <w:p w14:paraId="5820DF21">
      <w:pPr>
        <w:pStyle w:val="9"/>
        <w:keepNext w:val="0"/>
        <w:keepLines w:val="0"/>
        <w:widowControl/>
        <w:suppressLineNumbers w:val="0"/>
        <w:rPr>
          <w:ins w:id="2672" w:author="Mohamed Asbour Kaba Diakité" w:date="2026-05-01T10:05:26Z"/>
        </w:rPr>
      </w:pPr>
      <w:ins w:id="2673" w:author="Mohamed Asbour Kaba Diakité" w:date="2026-05-01T10:05:26Z">
        <w:r>
          <w:rPr/>
          <w:t xml:space="preserve">Nous avons officiellement démarré le développement du projet de </w:t>
        </w:r>
      </w:ins>
      <w:ins w:id="2674" w:author="Mohamed Asbour Kaba Diakité" w:date="2026-05-01T10:05:26Z">
        <w:r>
          <w:rPr>
            <w:rStyle w:val="6"/>
          </w:rPr>
          <w:t>gestion des logements</w:t>
        </w:r>
      </w:ins>
      <w:ins w:id="2675" w:author="Mohamed Asbour Kaba Diakité" w:date="2026-05-01T10:05:26Z">
        <w:r>
          <w:rPr/>
          <w:t xml:space="preserve"> avec Python et Django.</w:t>
        </w:r>
      </w:ins>
    </w:p>
    <w:p w14:paraId="3526164A">
      <w:pPr>
        <w:pStyle w:val="9"/>
        <w:keepNext w:val="0"/>
        <w:keepLines w:val="0"/>
        <w:widowControl/>
        <w:suppressLineNumbers w:val="0"/>
        <w:rPr>
          <w:ins w:id="2676" w:author="Mohamed Asbour Kaba Diakité" w:date="2026-05-01T10:05:26Z"/>
        </w:rPr>
      </w:pPr>
      <w:ins w:id="2677" w:author="Mohamed Asbour Kaba Diakité" w:date="2026-05-01T10:05:26Z">
        <w:r>
          <w:rPr/>
          <w:t>Les premières étapes ont consisté à :</w:t>
        </w:r>
      </w:ins>
    </w:p>
    <w:p w14:paraId="5E13FD45">
      <w:pPr>
        <w:keepNext w:val="0"/>
        <w:keepLines w:val="0"/>
        <w:widowControl/>
        <w:numPr>
          <w:ilvl w:val="0"/>
          <w:numId w:val="122"/>
        </w:numPr>
        <w:suppressLineNumbers w:val="0"/>
        <w:spacing w:before="0" w:beforeAutospacing="1" w:after="0" w:afterAutospacing="1"/>
        <w:ind w:left="720" w:hanging="360"/>
        <w:rPr>
          <w:ins w:id="2678" w:author="Mohamed Asbour Kaba Diakité" w:date="2026-05-01T10:05:26Z"/>
        </w:rPr>
      </w:pPr>
      <w:ins w:id="2679" w:author="Mohamed Asbour Kaba Diakité" w:date="2026-05-01T10:05:26Z">
        <w:r>
          <w:rPr/>
          <w:t xml:space="preserve">concevoir le modèle de données </w:t>
        </w:r>
      </w:ins>
    </w:p>
    <w:p w14:paraId="0B56047B">
      <w:pPr>
        <w:keepNext w:val="0"/>
        <w:keepLines w:val="0"/>
        <w:widowControl/>
        <w:numPr>
          <w:ilvl w:val="0"/>
          <w:numId w:val="122"/>
        </w:numPr>
        <w:suppressLineNumbers w:val="0"/>
        <w:spacing w:before="0" w:beforeAutospacing="1" w:after="0" w:afterAutospacing="1"/>
        <w:ind w:left="720" w:hanging="360"/>
        <w:rPr>
          <w:ins w:id="2680" w:author="Mohamed Asbour Kaba Diakité" w:date="2026-05-01T10:05:26Z"/>
        </w:rPr>
      </w:pPr>
      <w:ins w:id="2681" w:author="Mohamed Asbour Kaba Diakité" w:date="2026-05-01T10:05:26Z">
        <w:r>
          <w:rPr/>
          <w:t xml:space="preserve">définir les relations entre les entités </w:t>
        </w:r>
      </w:ins>
    </w:p>
    <w:p w14:paraId="41028599">
      <w:pPr>
        <w:keepNext w:val="0"/>
        <w:keepLines w:val="0"/>
        <w:widowControl/>
        <w:numPr>
          <w:ilvl w:val="0"/>
          <w:numId w:val="122"/>
        </w:numPr>
        <w:suppressLineNumbers w:val="0"/>
        <w:spacing w:before="0" w:beforeAutospacing="1" w:after="0" w:afterAutospacing="1"/>
        <w:ind w:left="720" w:hanging="360"/>
        <w:rPr>
          <w:ins w:id="2682" w:author="Mohamed Asbour Kaba Diakité" w:date="2026-05-01T10:05:26Z"/>
        </w:rPr>
      </w:pPr>
      <w:ins w:id="2683" w:author="Mohamed Asbour Kaba Diakité" w:date="2026-05-01T10:05:26Z">
        <w:r>
          <w:rPr/>
          <w:t xml:space="preserve">structurer les applications Django </w:t>
        </w:r>
      </w:ins>
    </w:p>
    <w:p w14:paraId="26516609">
      <w:pPr>
        <w:keepNext w:val="0"/>
        <w:keepLines w:val="0"/>
        <w:widowControl/>
        <w:numPr>
          <w:ilvl w:val="0"/>
          <w:numId w:val="122"/>
        </w:numPr>
        <w:suppressLineNumbers w:val="0"/>
        <w:spacing w:before="0" w:beforeAutospacing="1" w:after="0" w:afterAutospacing="1"/>
        <w:ind w:left="720" w:hanging="360"/>
        <w:rPr>
          <w:ins w:id="2684" w:author="Mohamed Asbour Kaba Diakité" w:date="2026-05-01T10:05:26Z"/>
        </w:rPr>
      </w:pPr>
      <w:ins w:id="2685" w:author="Mohamed Asbour Kaba Diakité" w:date="2026-05-01T10:05:26Z">
        <w:r>
          <w:rPr/>
          <w:t xml:space="preserve">implémenter les premiers fichiers </w:t>
        </w:r>
      </w:ins>
      <w:ins w:id="2686" w:author="Mohamed Asbour Kaba Diakité" w:date="2026-05-01T10:05:26Z">
        <w:r>
          <w:rPr>
            <w:rStyle w:val="7"/>
          </w:rPr>
          <w:t>models.py</w:t>
        </w:r>
      </w:ins>
      <w:ins w:id="2687" w:author="Mohamed Asbour Kaba Diakité" w:date="2026-05-01T10:05:26Z">
        <w:r>
          <w:rPr/>
          <w:t xml:space="preserve"> </w:t>
        </w:r>
      </w:ins>
    </w:p>
    <w:p w14:paraId="2B9DD6AC">
      <w:pPr>
        <w:pStyle w:val="9"/>
        <w:keepNext w:val="0"/>
        <w:keepLines w:val="0"/>
        <w:widowControl/>
        <w:suppressLineNumbers w:val="0"/>
        <w:rPr>
          <w:ins w:id="2688" w:author="Mohamed Asbour Kaba Diakité" w:date="2026-05-01T10:05:26Z"/>
        </w:rPr>
      </w:pPr>
      <w:ins w:id="2689" w:author="Mohamed Asbour Kaba Diakité" w:date="2026-05-01T10:05:26Z">
        <w:r>
          <w:rPr/>
          <w:t>Grâce à l’utilisation d’outils d’assistance intelligents, nous avons pu accélérer la phase de conception.</w:t>
        </w:r>
      </w:ins>
    </w:p>
    <w:p w14:paraId="67661121">
      <w:pPr>
        <w:keepNext w:val="0"/>
        <w:keepLines w:val="0"/>
        <w:widowControl/>
        <w:suppressLineNumbers w:val="0"/>
        <w:rPr>
          <w:ins w:id="2690" w:author="Mohamed Asbour Kaba Diakité" w:date="2026-05-01T10:05:26Z"/>
        </w:rPr>
      </w:pPr>
      <w:ins w:id="2691" w:author="Mohamed Asbour Kaba Diakité" w:date="2026-05-01T10:05:26Z">
        <w:r>
          <w:rPr/>
          <w:pict>
            <v:rect id="_x0000_i1057" o:spt="1" style="height:1.5pt;width:432pt;" fillcolor="#A0A0A0" filled="t" stroked="f" coordsize="21600,21600" o:hr="t" o:hrstd="t" o:hralign="center">
              <v:path/>
              <v:fill on="t" focussize="0,0"/>
              <v:stroke on="f"/>
              <v:imagedata o:title=""/>
              <o:lock v:ext="edit"/>
              <w10:wrap type="none"/>
              <w10:anchorlock/>
            </v:rect>
          </w:pict>
        </w:r>
      </w:ins>
    </w:p>
    <w:p w14:paraId="0182A7F9">
      <w:pPr>
        <w:pStyle w:val="3"/>
        <w:keepNext w:val="0"/>
        <w:keepLines w:val="0"/>
        <w:widowControl/>
        <w:suppressLineNumbers w:val="0"/>
        <w:rPr>
          <w:ins w:id="2693" w:author="Mohamed Asbour Kaba Diakité" w:date="2026-05-01T10:05:26Z"/>
        </w:rPr>
      </w:pPr>
      <w:ins w:id="2694" w:author="Mohamed Asbour Kaba Diakité" w:date="2026-05-01T10:05:26Z">
        <w:r>
          <w:rPr/>
          <w:t>5.17.3 Organisation du développement et stratégie technique (29/04/2026)</w:t>
        </w:r>
      </w:ins>
    </w:p>
    <w:p w14:paraId="3D317A14">
      <w:pPr>
        <w:pStyle w:val="9"/>
        <w:keepNext w:val="0"/>
        <w:keepLines w:val="0"/>
        <w:widowControl/>
        <w:suppressLineNumbers w:val="0"/>
        <w:rPr>
          <w:ins w:id="2695" w:author="Mohamed Asbour Kaba Diakité" w:date="2026-05-01T10:05:26Z"/>
        </w:rPr>
      </w:pPr>
      <w:ins w:id="2696" w:author="Mohamed Asbour Kaba Diakité" w:date="2026-05-01T10:05:26Z">
        <w:r>
          <w:rPr/>
          <w:t xml:space="preserve">Cette journée a mis en évidence l’importance de la </w:t>
        </w:r>
      </w:ins>
      <w:ins w:id="2697" w:author="Mohamed Asbour Kaba Diakité" w:date="2026-05-01T10:05:26Z">
        <w:r>
          <w:rPr>
            <w:rStyle w:val="6"/>
          </w:rPr>
          <w:t>méthodologie de développement</w:t>
        </w:r>
      </w:ins>
      <w:ins w:id="2698" w:author="Mohamed Asbour Kaba Diakité" w:date="2026-05-01T10:05:26Z">
        <w:r>
          <w:rPr/>
          <w:t>.</w:t>
        </w:r>
      </w:ins>
    </w:p>
    <w:p w14:paraId="0B904727">
      <w:pPr>
        <w:pStyle w:val="9"/>
        <w:keepNext w:val="0"/>
        <w:keepLines w:val="0"/>
        <w:widowControl/>
        <w:suppressLineNumbers w:val="0"/>
        <w:rPr>
          <w:ins w:id="2699" w:author="Mohamed Asbour Kaba Diakité" w:date="2026-05-01T10:05:26Z"/>
        </w:rPr>
      </w:pPr>
      <w:ins w:id="2700" w:author="Mohamed Asbour Kaba Diakité" w:date="2026-05-01T10:05:26Z">
        <w:r>
          <w:rPr/>
          <w:t>Mon binôme ayant initialement commencé par la partie interface (frontend), il a rencontré des difficultés structurelles, nécessitant une reprise du projet.</w:t>
        </w:r>
      </w:ins>
    </w:p>
    <w:p w14:paraId="19257FD9">
      <w:pPr>
        <w:pStyle w:val="9"/>
        <w:keepNext w:val="0"/>
        <w:keepLines w:val="0"/>
        <w:widowControl/>
        <w:suppressLineNumbers w:val="0"/>
        <w:rPr>
          <w:ins w:id="2701" w:author="Mohamed Asbour Kaba Diakité" w:date="2026-05-01T10:05:26Z"/>
        </w:rPr>
      </w:pPr>
      <w:ins w:id="2702" w:author="Mohamed Asbour Kaba Diakité" w:date="2026-05-01T10:05:26Z">
        <w:r>
          <w:rPr/>
          <w:t>De mon côté, ayant adopté une approche orientée backend (modélisation des données en priorité), j’ai pu maintenir une structure stable.</w:t>
        </w:r>
      </w:ins>
    </w:p>
    <w:p w14:paraId="3CB5D131">
      <w:pPr>
        <w:pStyle w:val="9"/>
        <w:keepNext w:val="0"/>
        <w:keepLines w:val="0"/>
        <w:widowControl/>
        <w:suppressLineNumbers w:val="0"/>
        <w:rPr>
          <w:ins w:id="2703" w:author="Mohamed Asbour Kaba Diakité" w:date="2026-05-01T10:05:26Z"/>
        </w:rPr>
      </w:pPr>
      <w:ins w:id="2704" w:author="Mohamed Asbour Kaba Diakité" w:date="2026-05-01T10:05:26Z">
        <w:r>
          <w:rPr/>
          <w:t>Cette situation a confirmé la pertinence de la stratégie :</w:t>
        </w:r>
      </w:ins>
    </w:p>
    <w:p w14:paraId="07042FAA">
      <w:pPr>
        <w:pStyle w:val="9"/>
        <w:keepNext w:val="0"/>
        <w:keepLines w:val="0"/>
        <w:widowControl/>
        <w:suppressLineNumbers w:val="0"/>
        <w:rPr>
          <w:ins w:id="2705" w:author="Mohamed Asbour Kaba Diakité" w:date="2026-05-01T10:05:26Z"/>
        </w:rPr>
      </w:pPr>
      <w:ins w:id="2706" w:author="Mohamed Asbour Kaba Diakité" w:date="2026-05-01T10:05:26Z">
        <w:r>
          <w:rPr/>
          <w:t xml:space="preserve">➡ </w:t>
        </w:r>
      </w:ins>
      <w:ins w:id="2707" w:author="Mohamed Asbour Kaba Diakité" w:date="2026-05-01T10:05:26Z">
        <w:r>
          <w:rPr>
            <w:rStyle w:val="6"/>
          </w:rPr>
          <w:t>“Diviser pour mieux contrôler”</w:t>
        </w:r>
      </w:ins>
    </w:p>
    <w:p w14:paraId="6EB4A4F4">
      <w:pPr>
        <w:pStyle w:val="9"/>
        <w:keepNext w:val="0"/>
        <w:keepLines w:val="0"/>
        <w:widowControl/>
        <w:suppressLineNumbers w:val="0"/>
        <w:rPr>
          <w:ins w:id="2708" w:author="Mohamed Asbour Kaba Diakité" w:date="2026-05-01T10:05:26Z"/>
        </w:rPr>
      </w:pPr>
      <w:ins w:id="2709" w:author="Mohamed Asbour Kaba Diakité" w:date="2026-05-01T10:05:26Z">
        <w:r>
          <w:rPr/>
          <w:t>Par ailleurs, une réunion a permis de mieux comprendre les règles métiers du système de gestion des logements :</w:t>
        </w:r>
      </w:ins>
    </w:p>
    <w:p w14:paraId="182C20E1">
      <w:pPr>
        <w:keepNext w:val="0"/>
        <w:keepLines w:val="0"/>
        <w:widowControl/>
        <w:numPr>
          <w:ilvl w:val="0"/>
          <w:numId w:val="123"/>
        </w:numPr>
        <w:suppressLineNumbers w:val="0"/>
        <w:spacing w:before="0" w:beforeAutospacing="1" w:after="0" w:afterAutospacing="1"/>
        <w:ind w:left="720" w:hanging="360"/>
        <w:rPr>
          <w:ins w:id="2710" w:author="Mohamed Asbour Kaba Diakité" w:date="2026-05-01T10:05:26Z"/>
        </w:rPr>
      </w:pPr>
      <w:ins w:id="2711" w:author="Mohamed Asbour Kaba Diakité" w:date="2026-05-01T10:05:26Z">
        <w:r>
          <w:rPr/>
          <w:t xml:space="preserve">conditions d’attribution des logements </w:t>
        </w:r>
      </w:ins>
    </w:p>
    <w:p w14:paraId="75805514">
      <w:pPr>
        <w:keepNext w:val="0"/>
        <w:keepLines w:val="0"/>
        <w:widowControl/>
        <w:numPr>
          <w:ilvl w:val="0"/>
          <w:numId w:val="123"/>
        </w:numPr>
        <w:suppressLineNumbers w:val="0"/>
        <w:spacing w:before="0" w:beforeAutospacing="1" w:after="0" w:afterAutospacing="1"/>
        <w:ind w:left="720" w:hanging="360"/>
        <w:rPr>
          <w:ins w:id="2712" w:author="Mohamed Asbour Kaba Diakité" w:date="2026-05-01T10:05:26Z"/>
        </w:rPr>
      </w:pPr>
      <w:ins w:id="2713" w:author="Mohamed Asbour Kaba Diakité" w:date="2026-05-01T10:05:26Z">
        <w:r>
          <w:rPr/>
          <w:t xml:space="preserve">avantages pour les employés </w:t>
        </w:r>
      </w:ins>
    </w:p>
    <w:p w14:paraId="358731BD">
      <w:pPr>
        <w:keepNext w:val="0"/>
        <w:keepLines w:val="0"/>
        <w:widowControl/>
        <w:numPr>
          <w:ilvl w:val="0"/>
          <w:numId w:val="123"/>
        </w:numPr>
        <w:suppressLineNumbers w:val="0"/>
        <w:spacing w:before="0" w:beforeAutospacing="1" w:after="0" w:afterAutospacing="1"/>
        <w:ind w:left="720" w:hanging="360"/>
        <w:rPr>
          <w:ins w:id="2714" w:author="Mohamed Asbour Kaba Diakité" w:date="2026-05-01T10:05:26Z"/>
        </w:rPr>
      </w:pPr>
      <w:ins w:id="2715" w:author="Mohamed Asbour Kaba Diakité" w:date="2026-05-01T10:05:26Z">
        <w:r>
          <w:rPr>
            <w:rFonts w:cs="Nirmala UI"/>
            <w:cs/>
            <w:lang w:bidi="hi-IN"/>
          </w:rPr>
          <w:t>प्रक्र</w:t>
        </w:r>
      </w:ins>
      <w:ins w:id="2716" w:author="Mohamed Asbour Kaba Diakité" w:date="2026-05-01T10:05:26Z">
        <w:r>
          <w:rPr>
            <w:rFonts w:cs="Times New Roman"/>
            <w:cs w:val="0"/>
            <w:lang/>
          </w:rPr>
          <w:t xml:space="preserve">essus de décision </w:t>
        </w:r>
      </w:ins>
    </w:p>
    <w:p w14:paraId="02A85B31">
      <w:pPr>
        <w:keepNext w:val="0"/>
        <w:keepLines w:val="0"/>
        <w:widowControl/>
        <w:numPr>
          <w:ilvl w:val="0"/>
          <w:numId w:val="123"/>
        </w:numPr>
        <w:suppressLineNumbers w:val="0"/>
        <w:spacing w:before="0" w:beforeAutospacing="1" w:after="0" w:afterAutospacing="1"/>
        <w:ind w:left="720" w:hanging="360"/>
        <w:rPr>
          <w:ins w:id="2717" w:author="Mohamed Asbour Kaba Diakité" w:date="2026-05-01T10:05:26Z"/>
        </w:rPr>
      </w:pPr>
      <w:ins w:id="2718" w:author="Mohamed Asbour Kaba Diakité" w:date="2026-05-01T10:05:26Z">
        <w:r>
          <w:rPr/>
          <w:t xml:space="preserve">gestion des équipements et possibilité de rachat </w:t>
        </w:r>
      </w:ins>
    </w:p>
    <w:p w14:paraId="393CDF20">
      <w:pPr>
        <w:pStyle w:val="9"/>
        <w:keepNext w:val="0"/>
        <w:keepLines w:val="0"/>
        <w:widowControl/>
        <w:suppressLineNumbers w:val="0"/>
        <w:rPr>
          <w:ins w:id="2719" w:author="Mohamed Asbour Kaba Diakité" w:date="2026-05-01T10:05:26Z"/>
        </w:rPr>
      </w:pPr>
      <w:ins w:id="2720" w:author="Mohamed Asbour Kaba Diakité" w:date="2026-05-01T10:05:26Z">
        <w:r>
          <w:rPr/>
          <w:t>Cela a révélé la complexité fonctionnelle du projet.</w:t>
        </w:r>
      </w:ins>
    </w:p>
    <w:p w14:paraId="2E356DA1">
      <w:pPr>
        <w:keepNext w:val="0"/>
        <w:keepLines w:val="0"/>
        <w:widowControl/>
        <w:suppressLineNumbers w:val="0"/>
        <w:rPr>
          <w:ins w:id="2721" w:author="Mohamed Asbour Kaba Diakité" w:date="2026-05-01T10:05:26Z"/>
        </w:rPr>
      </w:pPr>
      <w:ins w:id="2722" w:author="Mohamed Asbour Kaba Diakité" w:date="2026-05-01T10:05:26Z">
        <w:r>
          <w:rPr/>
          <w:pict>
            <v:rect id="_x0000_i1058" o:spt="1" style="height:1.5pt;width:432pt;" fillcolor="#A0A0A0" filled="t" stroked="f" coordsize="21600,21600" o:hr="t" o:hrstd="t" o:hralign="center">
              <v:path/>
              <v:fill on="t" focussize="0,0"/>
              <v:stroke on="f"/>
              <v:imagedata o:title=""/>
              <o:lock v:ext="edit"/>
              <w10:wrap type="none"/>
              <w10:anchorlock/>
            </v:rect>
          </w:pict>
        </w:r>
      </w:ins>
    </w:p>
    <w:p w14:paraId="097C61C2">
      <w:pPr>
        <w:pStyle w:val="3"/>
        <w:keepNext w:val="0"/>
        <w:keepLines w:val="0"/>
        <w:widowControl/>
        <w:suppressLineNumbers w:val="0"/>
        <w:rPr>
          <w:ins w:id="2724" w:author="Mohamed Asbour Kaba Diakité" w:date="2026-05-01T10:05:26Z"/>
        </w:rPr>
      </w:pPr>
      <w:ins w:id="2725" w:author="Mohamed Asbour Kaba Diakité" w:date="2026-05-01T10:05:26Z">
        <w:r>
          <w:rPr/>
          <w:t>5.17.4 Validation des livrables et travail sur la productivité (30/04/2026)</w:t>
        </w:r>
      </w:ins>
    </w:p>
    <w:p w14:paraId="0719B908">
      <w:pPr>
        <w:pStyle w:val="9"/>
        <w:keepNext w:val="0"/>
        <w:keepLines w:val="0"/>
        <w:widowControl/>
        <w:suppressLineNumbers w:val="0"/>
        <w:rPr>
          <w:ins w:id="2726" w:author="Mohamed Asbour Kaba Diakité" w:date="2026-05-01T10:05:26Z"/>
        </w:rPr>
      </w:pPr>
      <w:ins w:id="2727" w:author="Mohamed Asbour Kaba Diakité" w:date="2026-05-01T10:05:26Z">
        <w:r>
          <w:rPr/>
          <w:t>Nous avons présenté à Monsieur Moud un support (format PDF) destiné au top management, expliquant des astuces d’utilisation des outils Microsoft 365.</w:t>
        </w:r>
      </w:ins>
    </w:p>
    <w:p w14:paraId="1E84888C">
      <w:pPr>
        <w:pStyle w:val="9"/>
        <w:keepNext w:val="0"/>
        <w:keepLines w:val="0"/>
        <w:widowControl/>
        <w:suppressLineNumbers w:val="0"/>
        <w:rPr>
          <w:ins w:id="2728" w:author="Mohamed Asbour Kaba Diakité" w:date="2026-05-01T10:05:26Z"/>
        </w:rPr>
      </w:pPr>
      <w:ins w:id="2729" w:author="Mohamed Asbour Kaba Diakité" w:date="2026-05-01T10:05:26Z">
        <w:r>
          <w:rPr/>
          <w:t>Ce livrable a été apprécié, avec des recommandations d’amélioration avant validation finale.</w:t>
        </w:r>
      </w:ins>
    </w:p>
    <w:p w14:paraId="65D25B7A">
      <w:pPr>
        <w:pStyle w:val="9"/>
        <w:keepNext w:val="0"/>
        <w:keepLines w:val="0"/>
        <w:widowControl/>
        <w:suppressLineNumbers w:val="0"/>
        <w:rPr>
          <w:ins w:id="2730" w:author="Mohamed Asbour Kaba Diakité" w:date="2026-05-01T10:05:26Z"/>
        </w:rPr>
      </w:pPr>
      <w:ins w:id="2731" w:author="Mohamed Asbour Kaba Diakité" w:date="2026-05-01T10:05:26Z">
        <w:r>
          <w:rPr/>
          <w:t>Parallèlement, nous avons poursuivi le développement du système de gestion des logements.</w:t>
        </w:r>
      </w:ins>
    </w:p>
    <w:p w14:paraId="40745F72">
      <w:pPr>
        <w:pStyle w:val="9"/>
        <w:keepNext w:val="0"/>
        <w:keepLines w:val="0"/>
        <w:widowControl/>
        <w:suppressLineNumbers w:val="0"/>
        <w:rPr>
          <w:ins w:id="2732" w:author="Mohamed Asbour Kaba Diakité" w:date="2026-05-01T10:05:26Z"/>
        </w:rPr>
      </w:pPr>
      <w:ins w:id="2733" w:author="Mohamed Asbour Kaba Diakité" w:date="2026-05-01T10:05:26Z">
        <w:r>
          <w:rPr/>
          <w:t>La complémentarité entre mon binôme et moi s’est révélée efficace :</w:t>
        </w:r>
      </w:ins>
    </w:p>
    <w:p w14:paraId="29D9E5E1">
      <w:pPr>
        <w:keepNext w:val="0"/>
        <w:keepLines w:val="0"/>
        <w:widowControl/>
        <w:numPr>
          <w:ilvl w:val="0"/>
          <w:numId w:val="124"/>
        </w:numPr>
        <w:suppressLineNumbers w:val="0"/>
        <w:spacing w:before="0" w:beforeAutospacing="1" w:after="0" w:afterAutospacing="1"/>
        <w:ind w:left="720" w:hanging="360"/>
        <w:rPr>
          <w:ins w:id="2734" w:author="Mohamed Asbour Kaba Diakité" w:date="2026-05-01T10:05:26Z"/>
        </w:rPr>
      </w:pPr>
      <w:ins w:id="2735" w:author="Mohamed Asbour Kaba Diakité" w:date="2026-05-01T10:05:26Z">
        <w:r>
          <w:rPr/>
          <w:t xml:space="preserve">une structure backend stable </w:t>
        </w:r>
      </w:ins>
    </w:p>
    <w:p w14:paraId="3FBD13DD">
      <w:pPr>
        <w:keepNext w:val="0"/>
        <w:keepLines w:val="0"/>
        <w:widowControl/>
        <w:numPr>
          <w:ilvl w:val="0"/>
          <w:numId w:val="124"/>
        </w:numPr>
        <w:suppressLineNumbers w:val="0"/>
        <w:spacing w:before="0" w:beforeAutospacing="1" w:after="0" w:afterAutospacing="1"/>
        <w:ind w:left="720" w:hanging="360"/>
        <w:rPr>
          <w:ins w:id="2736" w:author="Mohamed Asbour Kaba Diakité" w:date="2026-05-01T10:05:26Z"/>
        </w:rPr>
      </w:pPr>
      <w:ins w:id="2737" w:author="Mohamed Asbour Kaba Diakité" w:date="2026-05-01T10:05:26Z">
        <w:r>
          <w:rPr/>
          <w:t xml:space="preserve">une capacité à corriger rapidement les erreurs </w:t>
        </w:r>
      </w:ins>
    </w:p>
    <w:p w14:paraId="11101D73">
      <w:pPr>
        <w:keepNext w:val="0"/>
        <w:keepLines w:val="0"/>
        <w:widowControl/>
        <w:numPr>
          <w:ilvl w:val="0"/>
          <w:numId w:val="124"/>
        </w:numPr>
        <w:suppressLineNumbers w:val="0"/>
        <w:spacing w:before="0" w:beforeAutospacing="1" w:after="0" w:afterAutospacing="1"/>
        <w:ind w:left="720" w:hanging="360"/>
        <w:rPr>
          <w:ins w:id="2738" w:author="Mohamed Asbour Kaba Diakité" w:date="2026-05-01T10:05:26Z"/>
        </w:rPr>
      </w:pPr>
      <w:ins w:id="2739" w:author="Mohamed Asbour Kaba Diakité" w:date="2026-05-01T10:05:26Z">
        <w:r>
          <w:rPr/>
          <w:t xml:space="preserve">une bonne coordination dans la répartition des tâches </w:t>
        </w:r>
      </w:ins>
    </w:p>
    <w:p w14:paraId="4A050E1E">
      <w:pPr>
        <w:keepNext w:val="0"/>
        <w:keepLines w:val="0"/>
        <w:widowControl/>
        <w:suppressLineNumbers w:val="0"/>
        <w:rPr>
          <w:ins w:id="2740" w:author="Mohamed Asbour Kaba Diakité" w:date="2026-05-01T10:05:26Z"/>
        </w:rPr>
      </w:pPr>
      <w:ins w:id="2741" w:author="Mohamed Asbour Kaba Diakité" w:date="2026-05-01T10:05:26Z">
        <w:r>
          <w:rPr/>
          <w:pict>
            <v:rect id="_x0000_i1059" o:spt="1" style="height:1.5pt;width:432pt;" fillcolor="#A0A0A0" filled="t" stroked="f" coordsize="21600,21600" o:hr="t" o:hrstd="t" o:hralign="center">
              <v:path/>
              <v:fill on="t" focussize="0,0"/>
              <v:stroke on="f"/>
              <v:imagedata o:title=""/>
              <o:lock v:ext="edit"/>
              <w10:wrap type="none"/>
              <w10:anchorlock/>
            </v:rect>
          </w:pict>
        </w:r>
      </w:ins>
    </w:p>
    <w:p w14:paraId="434BFEDF">
      <w:pPr>
        <w:pStyle w:val="2"/>
        <w:keepNext w:val="0"/>
        <w:keepLines w:val="0"/>
        <w:widowControl/>
        <w:suppressLineNumbers w:val="0"/>
        <w:rPr>
          <w:ins w:id="2743" w:author="Mohamed Asbour Kaba Diakité" w:date="2026-05-01T10:05:26Z"/>
        </w:rPr>
      </w:pPr>
      <w:ins w:id="2744" w:author="Mohamed Asbour Kaba Diakité" w:date="2026-05-01T10:05:26Z">
        <w:r>
          <w:rPr/>
          <w:t>7. Difficultés rencontrées – Semaines 11 et 12</w:t>
        </w:r>
      </w:ins>
    </w:p>
    <w:p w14:paraId="3EBB4F44">
      <w:pPr>
        <w:keepNext w:val="0"/>
        <w:keepLines w:val="0"/>
        <w:widowControl/>
        <w:numPr>
          <w:ilvl w:val="0"/>
          <w:numId w:val="125"/>
        </w:numPr>
        <w:suppressLineNumbers w:val="0"/>
        <w:spacing w:before="0" w:beforeAutospacing="1" w:after="0" w:afterAutospacing="1"/>
        <w:ind w:left="720" w:hanging="360"/>
        <w:rPr>
          <w:ins w:id="2745" w:author="Mohamed Asbour Kaba Diakité" w:date="2026-05-01T10:05:26Z"/>
        </w:rPr>
      </w:pPr>
      <w:ins w:id="2746" w:author="Mohamed Asbour Kaba Diakité" w:date="2026-05-01T10:05:26Z">
        <w:r>
          <w:rPr/>
          <w:t xml:space="preserve">complexité des flux Power Automate </w:t>
        </w:r>
      </w:ins>
    </w:p>
    <w:p w14:paraId="30A9A603">
      <w:pPr>
        <w:keepNext w:val="0"/>
        <w:keepLines w:val="0"/>
        <w:widowControl/>
        <w:numPr>
          <w:ilvl w:val="0"/>
          <w:numId w:val="125"/>
        </w:numPr>
        <w:suppressLineNumbers w:val="0"/>
        <w:spacing w:before="0" w:beforeAutospacing="1" w:after="0" w:afterAutospacing="1"/>
        <w:ind w:left="720" w:hanging="360"/>
        <w:rPr>
          <w:ins w:id="2747" w:author="Mohamed Asbour Kaba Diakité" w:date="2026-05-01T10:05:26Z"/>
        </w:rPr>
      </w:pPr>
      <w:ins w:id="2748" w:author="Mohamed Asbour Kaba Diakité" w:date="2026-05-01T10:05:26Z">
        <w:r>
          <w:rPr/>
          <w:t xml:space="preserve">manipulation avancée des données SAP RH </w:t>
        </w:r>
      </w:ins>
    </w:p>
    <w:p w14:paraId="4696042E">
      <w:pPr>
        <w:keepNext w:val="0"/>
        <w:keepLines w:val="0"/>
        <w:widowControl/>
        <w:numPr>
          <w:ilvl w:val="0"/>
          <w:numId w:val="125"/>
        </w:numPr>
        <w:suppressLineNumbers w:val="0"/>
        <w:spacing w:before="0" w:beforeAutospacing="1" w:after="0" w:afterAutospacing="1"/>
        <w:ind w:left="720" w:hanging="360"/>
        <w:rPr>
          <w:ins w:id="2749" w:author="Mohamed Asbour Kaba Diakité" w:date="2026-05-01T10:05:26Z"/>
        </w:rPr>
      </w:pPr>
      <w:ins w:id="2750" w:author="Mohamed Asbour Kaba Diakité" w:date="2026-05-01T10:05:26Z">
        <w:r>
          <w:rPr/>
          <w:t xml:space="preserve">contraintes d’accès aux environnements IT </w:t>
        </w:r>
      </w:ins>
    </w:p>
    <w:p w14:paraId="3631DDE2">
      <w:pPr>
        <w:keepNext w:val="0"/>
        <w:keepLines w:val="0"/>
        <w:widowControl/>
        <w:numPr>
          <w:ilvl w:val="0"/>
          <w:numId w:val="125"/>
        </w:numPr>
        <w:suppressLineNumbers w:val="0"/>
        <w:spacing w:before="0" w:beforeAutospacing="1" w:after="0" w:afterAutospacing="1"/>
        <w:ind w:left="720" w:hanging="360"/>
        <w:rPr>
          <w:ins w:id="2751" w:author="Mohamed Asbour Kaba Diakité" w:date="2026-05-01T10:05:26Z"/>
        </w:rPr>
      </w:pPr>
      <w:ins w:id="2752" w:author="Mohamed Asbour Kaba Diakité" w:date="2026-05-01T10:05:26Z">
        <w:r>
          <w:rPr/>
          <w:t xml:space="preserve">erreurs de structuration dans le développement Django </w:t>
        </w:r>
      </w:ins>
    </w:p>
    <w:p w14:paraId="1D9E22A6">
      <w:pPr>
        <w:keepNext w:val="0"/>
        <w:keepLines w:val="0"/>
        <w:widowControl/>
        <w:numPr>
          <w:ilvl w:val="0"/>
          <w:numId w:val="125"/>
        </w:numPr>
        <w:suppressLineNumbers w:val="0"/>
        <w:spacing w:before="0" w:beforeAutospacing="1" w:after="0" w:afterAutospacing="1"/>
        <w:ind w:left="720" w:hanging="360"/>
        <w:rPr>
          <w:ins w:id="2753" w:author="Mohamed Asbour Kaba Diakité" w:date="2026-05-01T10:05:26Z"/>
        </w:rPr>
      </w:pPr>
      <w:ins w:id="2754" w:author="Mohamed Asbour Kaba Diakité" w:date="2026-05-01T10:05:26Z">
        <w:r>
          <w:rPr/>
          <w:t xml:space="preserve">gestion de projets techniques simultanés </w:t>
        </w:r>
      </w:ins>
    </w:p>
    <w:p w14:paraId="62A14F8F">
      <w:pPr>
        <w:keepNext w:val="0"/>
        <w:keepLines w:val="0"/>
        <w:widowControl/>
        <w:suppressLineNumbers w:val="0"/>
        <w:rPr>
          <w:ins w:id="2755" w:author="Mohamed Asbour Kaba Diakité" w:date="2026-05-01T10:05:26Z"/>
        </w:rPr>
      </w:pPr>
      <w:ins w:id="2756" w:author="Mohamed Asbour Kaba Diakité" w:date="2026-05-01T10:05:26Z">
        <w:r>
          <w:rPr/>
          <w:pict>
            <v:rect id="_x0000_i1060" o:spt="1" style="height:1.5pt;width:432pt;" fillcolor="#A0A0A0" filled="t" stroked="f" coordsize="21600,21600" o:hr="t" o:hrstd="t" o:hralign="center">
              <v:path/>
              <v:fill on="t" focussize="0,0"/>
              <v:stroke on="f"/>
              <v:imagedata o:title=""/>
              <o:lock v:ext="edit"/>
              <w10:wrap type="none"/>
              <w10:anchorlock/>
            </v:rect>
          </w:pict>
        </w:r>
      </w:ins>
    </w:p>
    <w:p w14:paraId="5EAF2053">
      <w:pPr>
        <w:pStyle w:val="2"/>
        <w:keepNext w:val="0"/>
        <w:keepLines w:val="0"/>
        <w:widowControl/>
        <w:suppressLineNumbers w:val="0"/>
        <w:rPr>
          <w:ins w:id="2758" w:author="Mohamed Asbour Kaba Diakité" w:date="2026-05-01T10:05:26Z"/>
        </w:rPr>
      </w:pPr>
      <w:ins w:id="2759" w:author="Mohamed Asbour Kaba Diakité" w:date="2026-05-01T10:05:26Z">
        <w:r>
          <w:rPr/>
          <w:t>8. Analyse critique – Semaines 11 et 12</w:t>
        </w:r>
      </w:ins>
    </w:p>
    <w:p w14:paraId="7FFB9710">
      <w:pPr>
        <w:pStyle w:val="9"/>
        <w:keepNext w:val="0"/>
        <w:keepLines w:val="0"/>
        <w:widowControl/>
        <w:suppressLineNumbers w:val="0"/>
        <w:rPr>
          <w:ins w:id="2760" w:author="Mohamed Asbour Kaba Diakité" w:date="2026-05-01T10:05:26Z"/>
        </w:rPr>
      </w:pPr>
      <w:ins w:id="2761" w:author="Mohamed Asbour Kaba Diakité" w:date="2026-05-01T10:05:26Z">
        <w:r>
          <w:rPr/>
          <w:t>Ces semaines illustrent la transition vers un niveau plus avancé de compétences, marqué par :</w:t>
        </w:r>
      </w:ins>
    </w:p>
    <w:p w14:paraId="6190BB7E">
      <w:pPr>
        <w:keepNext w:val="0"/>
        <w:keepLines w:val="0"/>
        <w:widowControl/>
        <w:numPr>
          <w:ilvl w:val="0"/>
          <w:numId w:val="126"/>
        </w:numPr>
        <w:suppressLineNumbers w:val="0"/>
        <w:spacing w:before="0" w:beforeAutospacing="1" w:after="0" w:afterAutospacing="1"/>
        <w:ind w:left="720" w:hanging="360"/>
        <w:rPr>
          <w:ins w:id="2762" w:author="Mohamed Asbour Kaba Diakité" w:date="2026-05-01T10:05:26Z"/>
        </w:rPr>
      </w:pPr>
      <w:ins w:id="2763" w:author="Mohamed Asbour Kaba Diakité" w:date="2026-05-01T10:05:26Z">
        <w:r>
          <w:rPr/>
          <w:t xml:space="preserve">la capacité à concevoir des solutions complètes </w:t>
        </w:r>
      </w:ins>
    </w:p>
    <w:p w14:paraId="4E04C988">
      <w:pPr>
        <w:keepNext w:val="0"/>
        <w:keepLines w:val="0"/>
        <w:widowControl/>
        <w:numPr>
          <w:ilvl w:val="0"/>
          <w:numId w:val="126"/>
        </w:numPr>
        <w:suppressLineNumbers w:val="0"/>
        <w:spacing w:before="0" w:beforeAutospacing="1" w:after="0" w:afterAutospacing="1"/>
        <w:ind w:left="720" w:hanging="360"/>
        <w:rPr>
          <w:ins w:id="2764" w:author="Mohamed Asbour Kaba Diakité" w:date="2026-05-01T10:05:26Z"/>
        </w:rPr>
      </w:pPr>
      <w:ins w:id="2765" w:author="Mohamed Asbour Kaba Diakité" w:date="2026-05-01T10:05:26Z">
        <w:r>
          <w:rPr/>
          <w:t xml:space="preserve">la compréhension des enjeux métiers </w:t>
        </w:r>
      </w:ins>
    </w:p>
    <w:p w14:paraId="4A739450">
      <w:pPr>
        <w:keepNext w:val="0"/>
        <w:keepLines w:val="0"/>
        <w:widowControl/>
        <w:numPr>
          <w:ilvl w:val="0"/>
          <w:numId w:val="126"/>
        </w:numPr>
        <w:suppressLineNumbers w:val="0"/>
        <w:spacing w:before="0" w:beforeAutospacing="1" w:after="0" w:afterAutospacing="1"/>
        <w:ind w:left="720" w:hanging="360"/>
        <w:rPr>
          <w:ins w:id="2766" w:author="Mohamed Asbour Kaba Diakité" w:date="2026-05-01T10:05:26Z"/>
        </w:rPr>
      </w:pPr>
      <w:ins w:id="2767" w:author="Mohamed Asbour Kaba Diakité" w:date="2026-05-01T10:05:26Z">
        <w:r>
          <w:rPr/>
          <w:t xml:space="preserve">l’intégration de plusieurs technologies </w:t>
        </w:r>
      </w:ins>
    </w:p>
    <w:p w14:paraId="46114993">
      <w:pPr>
        <w:pStyle w:val="9"/>
        <w:keepNext w:val="0"/>
        <w:keepLines w:val="0"/>
        <w:widowControl/>
        <w:suppressLineNumbers w:val="0"/>
        <w:rPr>
          <w:ins w:id="2768" w:author="Mohamed Asbour Kaba Diakité" w:date="2026-05-01T10:05:26Z"/>
        </w:rPr>
      </w:pPr>
      <w:ins w:id="2769" w:author="Mohamed Asbour Kaba Diakité" w:date="2026-05-01T10:05:26Z">
        <w:r>
          <w:rPr/>
          <w:t>Elles montrent également que la réussite d’un projet dépend fortement :</w:t>
        </w:r>
      </w:ins>
    </w:p>
    <w:p w14:paraId="1C815D7D">
      <w:pPr>
        <w:keepNext w:val="0"/>
        <w:keepLines w:val="0"/>
        <w:widowControl/>
        <w:numPr>
          <w:ilvl w:val="0"/>
          <w:numId w:val="127"/>
        </w:numPr>
        <w:suppressLineNumbers w:val="0"/>
        <w:spacing w:before="0" w:beforeAutospacing="1" w:after="0" w:afterAutospacing="1"/>
        <w:ind w:left="720" w:hanging="360"/>
        <w:rPr>
          <w:ins w:id="2770" w:author="Mohamed Asbour Kaba Diakité" w:date="2026-05-01T10:05:26Z"/>
        </w:rPr>
      </w:pPr>
      <w:ins w:id="2771" w:author="Mohamed Asbour Kaba Diakité" w:date="2026-05-01T10:05:26Z">
        <w:r>
          <w:rPr/>
          <w:t xml:space="preserve">de la méthodologie adoptée </w:t>
        </w:r>
      </w:ins>
    </w:p>
    <w:p w14:paraId="116AFD50">
      <w:pPr>
        <w:keepNext w:val="0"/>
        <w:keepLines w:val="0"/>
        <w:widowControl/>
        <w:numPr>
          <w:ilvl w:val="0"/>
          <w:numId w:val="127"/>
        </w:numPr>
        <w:suppressLineNumbers w:val="0"/>
        <w:spacing w:before="0" w:beforeAutospacing="1" w:after="0" w:afterAutospacing="1"/>
        <w:ind w:left="720" w:hanging="360"/>
        <w:rPr>
          <w:ins w:id="2772" w:author="Mohamed Asbour Kaba Diakité" w:date="2026-05-01T10:05:26Z"/>
        </w:rPr>
      </w:pPr>
      <w:ins w:id="2773" w:author="Mohamed Asbour Kaba Diakité" w:date="2026-05-01T10:05:26Z">
        <w:r>
          <w:rPr/>
          <w:t xml:space="preserve">de la compréhension des besoins utilisateurs </w:t>
        </w:r>
      </w:ins>
    </w:p>
    <w:p w14:paraId="28A41A13">
      <w:pPr>
        <w:keepNext w:val="0"/>
        <w:keepLines w:val="0"/>
        <w:widowControl/>
        <w:numPr>
          <w:ilvl w:val="0"/>
          <w:numId w:val="127"/>
        </w:numPr>
        <w:suppressLineNumbers w:val="0"/>
        <w:spacing w:before="0" w:beforeAutospacing="1" w:after="0" w:afterAutospacing="1"/>
        <w:ind w:left="720" w:hanging="360"/>
        <w:rPr>
          <w:ins w:id="2774" w:author="Mohamed Asbour Kaba Diakité" w:date="2026-05-01T10:05:26Z"/>
        </w:rPr>
      </w:pPr>
      <w:ins w:id="2775" w:author="Mohamed Asbour Kaba Diakité" w:date="2026-05-01T10:05:26Z">
        <w:r>
          <w:rPr/>
          <w:t xml:space="preserve">de la capacité à anticiper les contraintes techniques </w:t>
        </w:r>
      </w:ins>
    </w:p>
    <w:p w14:paraId="6EDCD6E9">
      <w:pPr>
        <w:keepNext w:val="0"/>
        <w:keepLines w:val="0"/>
        <w:widowControl/>
        <w:suppressLineNumbers w:val="0"/>
        <w:rPr>
          <w:ins w:id="2776" w:author="Mohamed Asbour Kaba Diakité" w:date="2026-05-01T10:05:26Z"/>
        </w:rPr>
      </w:pPr>
      <w:ins w:id="2777" w:author="Mohamed Asbour Kaba Diakité" w:date="2026-05-01T10:05:26Z">
        <w:r>
          <w:rPr/>
          <w:pict>
            <v:rect id="_x0000_i1061" o:spt="1" style="height:1.5pt;width:432pt;" fillcolor="#A0A0A0" filled="t" stroked="f" coordsize="21600,21600" o:hr="t" o:hrstd="t" o:hralign="center">
              <v:path/>
              <v:fill on="t" focussize="0,0"/>
              <v:stroke on="f"/>
              <v:imagedata o:title=""/>
              <o:lock v:ext="edit"/>
              <w10:wrap type="none"/>
              <w10:anchorlock/>
            </v:rect>
          </w:pict>
        </w:r>
      </w:ins>
    </w:p>
    <w:p w14:paraId="523F3017">
      <w:pPr>
        <w:pStyle w:val="2"/>
        <w:keepNext w:val="0"/>
        <w:keepLines w:val="0"/>
        <w:widowControl/>
        <w:suppressLineNumbers w:val="0"/>
        <w:rPr>
          <w:ins w:id="2779" w:author="Mohamed Asbour Kaba Diakité" w:date="2026-05-01T10:05:26Z"/>
        </w:rPr>
      </w:pPr>
      <w:ins w:id="2780" w:author="Mohamed Asbour Kaba Diakité" w:date="2026-05-01T10:05:26Z">
        <w:r>
          <w:rPr/>
          <w:t>10. Développement professionnel</w:t>
        </w:r>
      </w:ins>
    </w:p>
    <w:p w14:paraId="7836A479">
      <w:pPr>
        <w:pStyle w:val="9"/>
        <w:keepNext w:val="0"/>
        <w:keepLines w:val="0"/>
        <w:widowControl/>
        <w:suppressLineNumbers w:val="0"/>
        <w:rPr>
          <w:ins w:id="2781" w:author="Mohamed Asbour Kaba Diakité" w:date="2026-05-01T10:05:26Z"/>
        </w:rPr>
      </w:pPr>
      <w:ins w:id="2782" w:author="Mohamed Asbour Kaba Diakité" w:date="2026-05-01T10:05:26Z">
        <w:r>
          <w:rPr/>
          <w:t>Ces semaines m’ont permis de :</w:t>
        </w:r>
      </w:ins>
    </w:p>
    <w:p w14:paraId="63BBFDBE">
      <w:pPr>
        <w:keepNext w:val="0"/>
        <w:keepLines w:val="0"/>
        <w:widowControl/>
        <w:numPr>
          <w:ilvl w:val="0"/>
          <w:numId w:val="128"/>
        </w:numPr>
        <w:suppressLineNumbers w:val="0"/>
        <w:spacing w:before="0" w:beforeAutospacing="1" w:after="0" w:afterAutospacing="1"/>
        <w:ind w:left="720" w:hanging="360"/>
        <w:rPr>
          <w:ins w:id="2783" w:author="Mohamed Asbour Kaba Diakité" w:date="2026-05-01T10:05:26Z"/>
        </w:rPr>
      </w:pPr>
      <w:ins w:id="2784" w:author="Mohamed Asbour Kaba Diakité" w:date="2026-05-01T10:05:26Z">
        <w:r>
          <w:rPr/>
          <w:t xml:space="preserve">maîtriser davantage la </w:t>
        </w:r>
      </w:ins>
      <w:ins w:id="2785" w:author="Mohamed Asbour Kaba Diakité" w:date="2026-05-01T10:05:26Z">
        <w:r>
          <w:rPr>
            <w:rStyle w:val="6"/>
          </w:rPr>
          <w:t>Power Platform</w:t>
        </w:r>
      </w:ins>
      <w:ins w:id="2786" w:author="Mohamed Asbour Kaba Diakité" w:date="2026-05-01T10:05:26Z">
        <w:r>
          <w:rPr/>
          <w:t xml:space="preserve"> </w:t>
        </w:r>
      </w:ins>
    </w:p>
    <w:p w14:paraId="6956C986">
      <w:pPr>
        <w:keepNext w:val="0"/>
        <w:keepLines w:val="0"/>
        <w:widowControl/>
        <w:numPr>
          <w:ilvl w:val="0"/>
          <w:numId w:val="128"/>
        </w:numPr>
        <w:suppressLineNumbers w:val="0"/>
        <w:spacing w:before="0" w:beforeAutospacing="1" w:after="0" w:afterAutospacing="1"/>
        <w:ind w:left="720" w:hanging="360"/>
        <w:rPr>
          <w:ins w:id="2787" w:author="Mohamed Asbour Kaba Diakité" w:date="2026-05-01T10:05:26Z"/>
        </w:rPr>
      </w:pPr>
      <w:ins w:id="2788" w:author="Mohamed Asbour Kaba Diakité" w:date="2026-05-01T10:05:26Z">
        <w:r>
          <w:rPr/>
          <w:t xml:space="preserve">découvrir le développement </w:t>
        </w:r>
      </w:ins>
      <w:ins w:id="2789" w:author="Mohamed Asbour Kaba Diakité" w:date="2026-05-01T10:05:26Z">
        <w:r>
          <w:rPr>
            <w:rStyle w:val="6"/>
          </w:rPr>
          <w:t>Django</w:t>
        </w:r>
      </w:ins>
      <w:ins w:id="2790" w:author="Mohamed Asbour Kaba Diakité" w:date="2026-05-01T10:05:26Z">
        <w:r>
          <w:rPr/>
          <w:t xml:space="preserve"> </w:t>
        </w:r>
      </w:ins>
    </w:p>
    <w:p w14:paraId="7454513A">
      <w:pPr>
        <w:keepNext w:val="0"/>
        <w:keepLines w:val="0"/>
        <w:widowControl/>
        <w:numPr>
          <w:ilvl w:val="0"/>
          <w:numId w:val="128"/>
        </w:numPr>
        <w:suppressLineNumbers w:val="0"/>
        <w:spacing w:before="0" w:beforeAutospacing="1" w:after="0" w:afterAutospacing="1"/>
        <w:ind w:left="720" w:hanging="360"/>
        <w:rPr>
          <w:ins w:id="2791" w:author="Mohamed Asbour Kaba Diakité" w:date="2026-05-01T10:05:26Z"/>
        </w:rPr>
      </w:pPr>
      <w:ins w:id="2792" w:author="Mohamed Asbour Kaba Diakité" w:date="2026-05-01T10:05:26Z">
        <w:r>
          <w:rPr/>
          <w:t xml:space="preserve">améliorer mes compétences en </w:t>
        </w:r>
      </w:ins>
      <w:ins w:id="2793" w:author="Mohamed Asbour Kaba Diakité" w:date="2026-05-01T10:05:26Z">
        <w:r>
          <w:rPr>
            <w:rStyle w:val="6"/>
          </w:rPr>
          <w:t>analyse de données SAP</w:t>
        </w:r>
      </w:ins>
      <w:ins w:id="2794" w:author="Mohamed Asbour Kaba Diakité" w:date="2026-05-01T10:05:26Z">
        <w:r>
          <w:rPr/>
          <w:t xml:space="preserve"> </w:t>
        </w:r>
      </w:ins>
    </w:p>
    <w:p w14:paraId="10CD059F">
      <w:pPr>
        <w:keepNext w:val="0"/>
        <w:keepLines w:val="0"/>
        <w:widowControl/>
        <w:numPr>
          <w:ilvl w:val="0"/>
          <w:numId w:val="128"/>
        </w:numPr>
        <w:suppressLineNumbers w:val="0"/>
        <w:spacing w:before="0" w:beforeAutospacing="1" w:after="0" w:afterAutospacing="1"/>
        <w:ind w:left="720" w:hanging="360"/>
        <w:rPr>
          <w:ins w:id="2795" w:author="Mohamed Asbour Kaba Diakité" w:date="2026-05-01T10:05:26Z"/>
        </w:rPr>
      </w:pPr>
      <w:ins w:id="2796" w:author="Mohamed Asbour Kaba Diakité" w:date="2026-05-01T10:05:26Z">
        <w:r>
          <w:rPr/>
          <w:t xml:space="preserve">renforcer ma compréhension des systèmes d’information d’entreprise </w:t>
        </w:r>
      </w:ins>
    </w:p>
    <w:p w14:paraId="217F38C0">
      <w:pPr>
        <w:keepNext w:val="0"/>
        <w:keepLines w:val="0"/>
        <w:widowControl/>
        <w:numPr>
          <w:ilvl w:val="0"/>
          <w:numId w:val="128"/>
        </w:numPr>
        <w:suppressLineNumbers w:val="0"/>
        <w:spacing w:before="0" w:beforeAutospacing="1" w:after="0" w:afterAutospacing="1"/>
        <w:ind w:left="720" w:hanging="360"/>
        <w:rPr>
          <w:ins w:id="2797" w:author="Mohamed Asbour Kaba Diakité" w:date="2026-05-01T10:05:26Z"/>
        </w:rPr>
      </w:pPr>
      <w:ins w:id="2798" w:author="Mohamed Asbour Kaba Diakité" w:date="2026-05-01T10:05:26Z">
        <w:r>
          <w:rPr/>
          <w:t>développer une approche professionnelle structurée et stratégique</w:t>
        </w:r>
      </w:ins>
    </w:p>
    <w:p w14:paraId="435E7C84">
      <w:pPr>
        <w:pStyle w:val="9"/>
        <w:widowControl/>
        <w:ind w:left="0"/>
        <w:rPr>
          <w:rFonts w:hint="default"/>
          <w:lang w:val="fr-FR"/>
        </w:rPr>
        <w:pPrChange w:id="2799" w:author="Mohamed Asbour Kaba Diakité" w:date="2026-02-14T13:13:36Z">
          <w:pPr/>
        </w:pPrChange>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ohamed Asbour Kaba Diakité" w:date="2026-02-11T21:32:26Z" w:initials="">
    <w:p w14:paraId="3D42A183">
      <w:pPr>
        <w:pStyle w:val="8"/>
        <w:rPr>
          <w:rFonts w:hint="default"/>
          <w:lang w:val="fr-FR"/>
        </w:rPr>
      </w:pPr>
      <w:r>
        <w:rPr>
          <w:rFonts w:hint="default"/>
          <w:lang w:val="fr-FR"/>
        </w:rPr>
        <w:t>2026 INTERNSHIP  STARTED ON MONDAY 09/02/2026</w:t>
      </w:r>
    </w:p>
    <w:p w14:paraId="429CA7CF">
      <w:pPr>
        <w:pStyle w:val="8"/>
        <w:rPr>
          <w:rFonts w:hint="default"/>
          <w:b/>
          <w:bCs/>
          <w:sz w:val="28"/>
          <w:szCs w:val="36"/>
          <w:lang w:val="fr-FR"/>
        </w:rPr>
      </w:pPr>
      <w:r>
        <w:rPr>
          <w:rFonts w:hint="default"/>
          <w:b/>
          <w:bCs/>
          <w:sz w:val="28"/>
          <w:szCs w:val="36"/>
          <w:lang w:val="fr-FR"/>
        </w:rPr>
        <w:t xml:space="preserve">This repport ought have </w:t>
      </w:r>
    </w:p>
    <w:p w14:paraId="41CA9D5B">
      <w:pPr>
        <w:pStyle w:val="8"/>
        <w:numPr>
          <w:ilvl w:val="0"/>
          <w:numId w:val="1"/>
        </w:numPr>
        <w:rPr>
          <w:rFonts w:hint="default"/>
          <w:lang w:val="fr-FR"/>
        </w:rPr>
      </w:pPr>
      <w:r>
        <w:rPr>
          <w:rFonts w:hint="default"/>
          <w:lang w:val="fr-FR"/>
        </w:rPr>
        <w:t>table of its content</w:t>
      </w:r>
    </w:p>
    <w:p w14:paraId="6EB1885F">
      <w:pPr>
        <w:pStyle w:val="8"/>
        <w:numPr>
          <w:ilvl w:val="0"/>
          <w:numId w:val="1"/>
        </w:numPr>
        <w:rPr>
          <w:rFonts w:hint="default"/>
          <w:lang w:val="fr-FR"/>
        </w:rPr>
      </w:pPr>
      <w:r>
        <w:rPr>
          <w:rFonts w:hint="default"/>
          <w:lang w:val="fr-FR"/>
        </w:rPr>
        <w:t>Presenting the enterprise and its culture</w:t>
      </w:r>
      <w:r>
        <w:rPr>
          <w:rFonts w:hint="default"/>
          <w:lang w:val="en-GB"/>
        </w:rPr>
        <w:t xml:space="preserve"> and the te</w:t>
      </w:r>
      <w:r>
        <w:rPr>
          <w:rFonts w:hint="default"/>
          <w:lang w:val="fr-FR"/>
        </w:rPr>
        <w:t>am of D4402 like as follow (Team Maintainers, Team Network, Team Applications)</w:t>
      </w:r>
    </w:p>
    <w:p w14:paraId="388A14B6">
      <w:pPr>
        <w:pStyle w:val="8"/>
        <w:numPr>
          <w:ilvl w:val="0"/>
          <w:numId w:val="1"/>
        </w:numPr>
        <w:rPr>
          <w:rFonts w:hint="default"/>
          <w:lang w:val="fr-FR"/>
        </w:rPr>
      </w:pPr>
      <w:r>
        <w:rPr>
          <w:rFonts w:hint="default"/>
          <w:lang w:val="fr-FR"/>
        </w:rPr>
        <w:t xml:space="preserve">This will be week by week editing based on my day by day repport from my phone or note book </w:t>
      </w:r>
    </w:p>
    <w:p w14:paraId="6D96143D">
      <w:pPr>
        <w:pStyle w:val="8"/>
        <w:numPr>
          <w:ilvl w:val="0"/>
          <w:numId w:val="1"/>
        </w:numPr>
        <w:rPr>
          <w:rFonts w:hint="default"/>
          <w:lang w:val="fr-FR"/>
        </w:rPr>
      </w:pPr>
      <w:r>
        <w:rPr>
          <w:rFonts w:hint="default"/>
          <w:lang w:val="fr-FR"/>
        </w:rPr>
        <w:t xml:space="preserve">They final repport itself must this canvas to be reliable </w:t>
      </w:r>
    </w:p>
  </w:comment>
  <w:comment w:id="1" w:author="Mohamed Asbour Kaba Diakité" w:date="2026-02-14T13:26:08Z" w:initials="">
    <w:p w14:paraId="5BBCC160">
      <w:pPr>
        <w:pStyle w:val="3"/>
        <w:keepNext w:val="0"/>
        <w:keepLines w:val="0"/>
        <w:widowControl/>
        <w:suppressLineNumbers w:val="0"/>
      </w:pPr>
      <w:r>
        <w:t>Analyse de la culture organisationnelle : sécurité et conformité</w:t>
      </w:r>
    </w:p>
    <w:p w14:paraId="5B76222D">
      <w:pPr>
        <w:pStyle w:val="9"/>
        <w:keepNext w:val="0"/>
        <w:keepLines w:val="0"/>
        <w:widowControl/>
        <w:suppressLineNumbers w:val="0"/>
      </w:pPr>
      <w:r>
        <w:t>La phase d’induction a révélé que la sécurité chez CBG n’est pas uniquement une obligation réglementaire, mais un pilier stratégique intégré à la gouvernance de l’entreprise.</w:t>
      </w:r>
    </w:p>
    <w:p w14:paraId="6DC042D7">
      <w:pPr>
        <w:pStyle w:val="9"/>
        <w:keepNext w:val="0"/>
        <w:keepLines w:val="0"/>
        <w:widowControl/>
        <w:suppressLineNumbers w:val="0"/>
      </w:pPr>
      <w:r>
        <w:t>Les « 12 règles d’or » et les politiques relatives aux droits humains démontrent une approche structurée de la gestion des risques opérationnels. Dans un environnement minier, où les risques physiques et environnementaux sont élevés, cette culture réduit la probabilité d’accidents majeurs et renforce la responsabilité collective.</w:t>
      </w:r>
    </w:p>
    <w:p w14:paraId="6F9029B9">
      <w:pPr>
        <w:pStyle w:val="9"/>
        <w:keepNext w:val="0"/>
        <w:keepLines w:val="0"/>
        <w:widowControl/>
        <w:suppressLineNumbers w:val="0"/>
      </w:pPr>
      <w:r>
        <w:t>D’un point de vue analytique, cette approche correspond à un modèle de gestion proactive des risques, basé sur :</w:t>
      </w:r>
    </w:p>
    <w:p w14:paraId="163B6DC0">
      <w:pPr>
        <w:pStyle w:val="9"/>
        <w:keepNext w:val="0"/>
        <w:keepLines w:val="0"/>
        <w:widowControl/>
        <w:suppressLineNumbers w:val="0"/>
        <w:ind w:left="720"/>
      </w:pPr>
      <w:r>
        <w:t>La prévention</w:t>
      </w:r>
    </w:p>
    <w:p w14:paraId="1193722C">
      <w:pPr>
        <w:pStyle w:val="9"/>
        <w:keepNext w:val="0"/>
        <w:keepLines w:val="0"/>
        <w:widowControl/>
        <w:suppressLineNumbers w:val="0"/>
        <w:ind w:left="720"/>
      </w:pPr>
      <w:r>
        <w:t>La formation continue</w:t>
      </w:r>
    </w:p>
    <w:p w14:paraId="372A1BBB">
      <w:pPr>
        <w:pStyle w:val="9"/>
        <w:keepNext w:val="0"/>
        <w:keepLines w:val="0"/>
        <w:widowControl/>
        <w:suppressLineNumbers w:val="0"/>
        <w:ind w:left="720"/>
      </w:pPr>
      <w:r>
        <w:t>La standardisation des comportements</w:t>
      </w:r>
    </w:p>
    <w:p w14:paraId="52292A5E">
      <w:pPr>
        <w:pStyle w:val="9"/>
        <w:keepNext w:val="0"/>
        <w:keepLines w:val="0"/>
        <w:widowControl/>
        <w:suppressLineNumbers w:val="0"/>
      </w:pPr>
      <w:r>
        <w:t>Cela traduit une maturité organisationnelle avancée.</w:t>
      </w:r>
    </w:p>
  </w:comment>
  <w:comment w:id="2" w:author="Mohamed Asbour Kaba Diakité" w:date="2026-02-14T13:27:40Z" w:initials="">
    <w:p w14:paraId="715078C1">
      <w:pPr>
        <w:pStyle w:val="3"/>
        <w:keepNext w:val="0"/>
        <w:keepLines w:val="0"/>
        <w:widowControl/>
        <w:suppressLineNumbers w:val="0"/>
      </w:pPr>
      <w:r>
        <w:t>Intégration de la biodiversité dans la stratégie industrielle</w:t>
      </w:r>
    </w:p>
    <w:p w14:paraId="1731076B">
      <w:pPr>
        <w:pStyle w:val="9"/>
        <w:keepNext w:val="0"/>
        <w:keepLines w:val="0"/>
        <w:widowControl/>
        <w:suppressLineNumbers w:val="0"/>
      </w:pPr>
      <w:r>
        <w:t>Le Biodiversity Action Plan et l’engagement NNL/NG montrent que CBG adopte une logique de compensation et d’amélioration environnementale plutôt qu’une simple conformité minimale.</w:t>
      </w:r>
    </w:p>
    <w:p w14:paraId="01F54CD2">
      <w:pPr>
        <w:pStyle w:val="9"/>
        <w:keepNext w:val="0"/>
        <w:keepLines w:val="0"/>
        <w:widowControl/>
        <w:suppressLineNumbers w:val="0"/>
      </w:pPr>
      <w:r>
        <w:t>Dans le secteur extractif, les impacts environnementaux sont structurels. L’intégration d’un mécanisme « No Net Loss / Net Gain » implique :</w:t>
      </w:r>
    </w:p>
    <w:p w14:paraId="59C92900">
      <w:pPr>
        <w:pStyle w:val="9"/>
        <w:keepNext w:val="0"/>
        <w:keepLines w:val="0"/>
        <w:widowControl/>
        <w:suppressLineNumbers w:val="0"/>
        <w:ind w:left="720"/>
      </w:pPr>
      <w:r>
        <w:t>Une évaluation mesurable des impacts</w:t>
      </w:r>
    </w:p>
    <w:p w14:paraId="485B468B">
      <w:pPr>
        <w:pStyle w:val="9"/>
        <w:keepNext w:val="0"/>
        <w:keepLines w:val="0"/>
        <w:widowControl/>
        <w:suppressLineNumbers w:val="0"/>
        <w:ind w:left="720"/>
      </w:pPr>
      <w:r>
        <w:t>Des indicateurs de performance environnementale</w:t>
      </w:r>
    </w:p>
    <w:p w14:paraId="74B6D3D6">
      <w:pPr>
        <w:pStyle w:val="9"/>
        <w:keepNext w:val="0"/>
        <w:keepLines w:val="0"/>
        <w:widowControl/>
        <w:suppressLineNumbers w:val="0"/>
        <w:ind w:left="720"/>
      </w:pPr>
      <w:r>
        <w:t>Une coordination avec des partenaires spécialisés</w:t>
      </w:r>
    </w:p>
    <w:p w14:paraId="0ECC3C78">
      <w:pPr>
        <w:pStyle w:val="9"/>
        <w:keepNext w:val="0"/>
        <w:keepLines w:val="0"/>
        <w:widowControl/>
        <w:suppressLineNumbers w:val="0"/>
      </w:pPr>
      <w:r>
        <w:t>Cette approche transforme la contrainte environnementale en stratégie de durabilité.</w:t>
      </w:r>
    </w:p>
    <w:p w14:paraId="7AE47535">
      <w:pPr>
        <w:pStyle w:val="9"/>
        <w:keepNext w:val="0"/>
        <w:keepLines w:val="0"/>
        <w:widowControl/>
        <w:suppressLineNumbers w:val="0"/>
      </w:pPr>
      <w:r>
        <w:t>Étant formé en changement climatique, j’ai observé une cohérence entre les standards internationaux et les pratiques internes de l’entreprise, ce qui constitue un facteur de crédibilité institutionnelle.</w:t>
      </w:r>
    </w:p>
  </w:comment>
  <w:comment w:id="3" w:author="Mohamed Asbour Kaba Diakité" w:date="2026-02-14T13:22:02Z" w:initials="">
    <w:p w14:paraId="1DECE72D">
      <w:pPr>
        <w:pStyle w:val="3"/>
        <w:keepNext w:val="0"/>
        <w:keepLines w:val="0"/>
        <w:widowControl/>
        <w:suppressLineNumbers w:val="0"/>
      </w:pPr>
      <w:r>
        <w:t>Analyse des processus SAP et gestion des données</w:t>
      </w:r>
    </w:p>
    <w:p w14:paraId="678990BB">
      <w:pPr>
        <w:pStyle w:val="9"/>
        <w:keepNext w:val="0"/>
        <w:keepLines w:val="0"/>
        <w:widowControl/>
        <w:suppressLineNumbers w:val="0"/>
      </w:pPr>
      <w:r>
        <w:t>L’observation des transactions SAP (LSMW, SUIM, SE16N, FBL5N) m’a permis de comprendre la centralité du système ERP dans la gestion organisationnelle.</w:t>
      </w:r>
    </w:p>
    <w:p w14:paraId="7331A38C">
      <w:pPr>
        <w:pStyle w:val="9"/>
        <w:keepNext w:val="0"/>
        <w:keepLines w:val="0"/>
        <w:widowControl/>
        <w:suppressLineNumbers w:val="0"/>
      </w:pPr>
      <w:r>
        <w:t>Cependant, l’analyse des pratiques opérationnelles révèle certains points d’optimisation :</w:t>
      </w:r>
    </w:p>
    <w:p w14:paraId="3900F888">
      <w:pPr>
        <w:pStyle w:val="4"/>
        <w:keepNext w:val="0"/>
        <w:keepLines w:val="0"/>
        <w:widowControl/>
        <w:suppressLineNumbers w:val="0"/>
      </w:pPr>
      <w:r>
        <w:t>1. Dépendance au traitement manuel des données</w:t>
      </w:r>
    </w:p>
    <w:p w14:paraId="66C0E49C">
      <w:pPr>
        <w:pStyle w:val="9"/>
        <w:keepNext w:val="0"/>
        <w:keepLines w:val="0"/>
        <w:widowControl/>
        <w:suppressLineNumbers w:val="0"/>
      </w:pPr>
      <w:r>
        <w:t>L’exportation des données SAP vers Excel, suivie d’un nettoyage manuel avant intégration dans Power BI, génère :</w:t>
      </w:r>
    </w:p>
    <w:p w14:paraId="29959D67">
      <w:pPr>
        <w:pStyle w:val="9"/>
        <w:keepNext w:val="0"/>
        <w:keepLines w:val="0"/>
        <w:widowControl/>
        <w:suppressLineNumbers w:val="0"/>
        <w:ind w:left="720"/>
      </w:pPr>
      <w:r>
        <w:t>Un risque d’erreur humaine</w:t>
      </w:r>
    </w:p>
    <w:p w14:paraId="04AE20EE">
      <w:pPr>
        <w:pStyle w:val="9"/>
        <w:keepNext w:val="0"/>
        <w:keepLines w:val="0"/>
        <w:widowControl/>
        <w:suppressLineNumbers w:val="0"/>
        <w:ind w:left="720"/>
      </w:pPr>
      <w:r>
        <w:t>Une perte de temps</w:t>
      </w:r>
    </w:p>
    <w:p w14:paraId="277C7114">
      <w:pPr>
        <w:pStyle w:val="9"/>
        <w:keepNext w:val="0"/>
        <w:keepLines w:val="0"/>
        <w:widowControl/>
        <w:suppressLineNumbers w:val="0"/>
        <w:ind w:left="720"/>
      </w:pPr>
      <w:r>
        <w:t>Une dépendance aux compétences individuelles</w:t>
      </w:r>
    </w:p>
    <w:p w14:paraId="25462182">
      <w:pPr>
        <w:pStyle w:val="4"/>
        <w:keepNext w:val="0"/>
        <w:keepLines w:val="0"/>
        <w:widowControl/>
        <w:suppressLineNumbers w:val="0"/>
      </w:pPr>
      <w:r>
        <w:t>2. Opportunité d’automatisation</w:t>
      </w:r>
    </w:p>
    <w:p w14:paraId="33A44B4B">
      <w:pPr>
        <w:pStyle w:val="9"/>
        <w:keepNext w:val="0"/>
        <w:keepLines w:val="0"/>
        <w:widowControl/>
        <w:suppressLineNumbers w:val="0"/>
      </w:pPr>
      <w:r>
        <w:t>Une connexion directe entre SAP et Power BI permettrait :</w:t>
      </w:r>
    </w:p>
    <w:p w14:paraId="4F14538E">
      <w:pPr>
        <w:pStyle w:val="9"/>
        <w:keepNext w:val="0"/>
        <w:keepLines w:val="0"/>
        <w:widowControl/>
        <w:suppressLineNumbers w:val="0"/>
        <w:ind w:left="720"/>
      </w:pPr>
      <w:r>
        <w:t>Une actualisation automatique des données</w:t>
      </w:r>
    </w:p>
    <w:p w14:paraId="0CE9FE4E">
      <w:pPr>
        <w:pStyle w:val="9"/>
        <w:keepNext w:val="0"/>
        <w:keepLines w:val="0"/>
        <w:widowControl/>
        <w:suppressLineNumbers w:val="0"/>
        <w:ind w:left="720"/>
      </w:pPr>
      <w:r>
        <w:t>Une réduction des manipulations intermédiaires</w:t>
      </w:r>
    </w:p>
    <w:p w14:paraId="38974603">
      <w:pPr>
        <w:pStyle w:val="9"/>
        <w:keepNext w:val="0"/>
        <w:keepLines w:val="0"/>
        <w:widowControl/>
        <w:suppressLineNumbers w:val="0"/>
        <w:ind w:left="720"/>
      </w:pPr>
      <w:r>
        <w:t>Une fiabilité accrue des indicateurs</w:t>
      </w:r>
    </w:p>
    <w:p w14:paraId="04207B4B">
      <w:pPr>
        <w:pStyle w:val="9"/>
        <w:keepNext w:val="0"/>
        <w:keepLines w:val="0"/>
        <w:widowControl/>
        <w:suppressLineNumbers w:val="0"/>
      </w:pPr>
      <w:r>
        <w:t>D’un point de vue analytique, cela relève d’une problématique d’optimisation des flux d’information et de digitalisation des processus décisionnels.</w:t>
      </w:r>
    </w:p>
  </w:comment>
  <w:comment w:id="4" w:author="Mohamed Asbour Kaba Diakité" w:date="2026-02-14T13:24:20Z" w:initials="">
    <w:p w14:paraId="6830C6FC">
      <w:pPr>
        <w:pStyle w:val="3"/>
        <w:keepNext w:val="0"/>
        <w:keepLines w:val="0"/>
        <w:widowControl/>
        <w:suppressLineNumbers w:val="0"/>
      </w:pPr>
      <w:r>
        <w:t>Importance de la formalisation des procédures</w:t>
      </w:r>
    </w:p>
    <w:p w14:paraId="1C32DD77">
      <w:pPr>
        <w:pStyle w:val="9"/>
        <w:keepNext w:val="0"/>
        <w:keepLines w:val="0"/>
        <w:widowControl/>
        <w:suppressLineNumbers w:val="0"/>
      </w:pPr>
      <w:r>
        <w:t>La recommandation de formaliser les procédures de traitement des données est pertinente.</w:t>
      </w:r>
    </w:p>
    <w:p w14:paraId="34FD956B">
      <w:pPr>
        <w:pStyle w:val="9"/>
        <w:keepNext w:val="0"/>
        <w:keepLines w:val="0"/>
        <w:widowControl/>
        <w:suppressLineNumbers w:val="0"/>
      </w:pPr>
      <w:r>
        <w:t>En environnement industriel, l’absence de documentation structurée peut entraîner :</w:t>
      </w:r>
    </w:p>
    <w:p w14:paraId="1CC3A913">
      <w:pPr>
        <w:pStyle w:val="9"/>
        <w:keepNext w:val="0"/>
        <w:keepLines w:val="0"/>
        <w:widowControl/>
        <w:suppressLineNumbers w:val="0"/>
        <w:ind w:left="720"/>
      </w:pPr>
      <w:r>
        <w:t>Une perte de continuité en cas de rotation du personnel</w:t>
      </w:r>
    </w:p>
    <w:p w14:paraId="4AF03AD6">
      <w:pPr>
        <w:pStyle w:val="9"/>
        <w:keepNext w:val="0"/>
        <w:keepLines w:val="0"/>
        <w:widowControl/>
        <w:suppressLineNumbers w:val="0"/>
        <w:ind w:left="720"/>
      </w:pPr>
      <w:r>
        <w:t>Une dépendance aux connaissances tacites</w:t>
      </w:r>
    </w:p>
    <w:p w14:paraId="432B330F">
      <w:pPr>
        <w:pStyle w:val="9"/>
        <w:keepNext w:val="0"/>
        <w:keepLines w:val="0"/>
        <w:widowControl/>
        <w:suppressLineNumbers w:val="0"/>
        <w:ind w:left="720"/>
      </w:pPr>
      <w:r>
        <w:t>Une variabilité dans la qualité des livrables</w:t>
      </w:r>
    </w:p>
    <w:p w14:paraId="0A7FD76D">
      <w:pPr>
        <w:pStyle w:val="9"/>
        <w:keepNext w:val="0"/>
        <w:keepLines w:val="0"/>
        <w:widowControl/>
        <w:suppressLineNumbers w:val="0"/>
      </w:pPr>
      <w:r>
        <w:t>La standardisation améliore la résilience organisationnelle.</w:t>
      </w:r>
    </w:p>
  </w:comment>
  <w:comment w:id="5" w:author="Mohamed Asbour Kaba Diakité" w:date="2026-02-14T13:36:01Z" w:initials="">
    <w:p w14:paraId="708EBDD6">
      <w:pPr>
        <w:pStyle w:val="3"/>
        <w:keepNext w:val="0"/>
        <w:keepLines w:val="0"/>
        <w:widowControl/>
        <w:suppressLineNumbers w:val="0"/>
      </w:pPr>
      <w:r>
        <w:t>Apprentissage personnel et posture professionnelle</w:t>
      </w:r>
    </w:p>
    <w:p w14:paraId="4032464C">
      <w:pPr>
        <w:pStyle w:val="9"/>
        <w:keepNext w:val="0"/>
        <w:keepLines w:val="0"/>
        <w:widowControl/>
        <w:suppressLineNumbers w:val="0"/>
      </w:pPr>
      <w:r>
        <w:t>L’incapacité initiale à identifier la transaction SE16N comme outil d’extraction de tables a constitué un point d’apprentissage important.</w:t>
      </w:r>
    </w:p>
    <w:p w14:paraId="544CA85E">
      <w:pPr>
        <w:pStyle w:val="9"/>
        <w:keepNext w:val="0"/>
        <w:keepLines w:val="0"/>
        <w:widowControl/>
        <w:suppressLineNumbers w:val="0"/>
      </w:pPr>
      <w:r>
        <w:t>Cette situation m’a permis de :</w:t>
      </w:r>
    </w:p>
    <w:p w14:paraId="0CFC71C1">
      <w:pPr>
        <w:keepNext w:val="0"/>
        <w:keepLines w:val="0"/>
        <w:widowControl/>
        <w:numPr>
          <w:ilvl w:val="0"/>
          <w:numId w:val="2"/>
        </w:numPr>
        <w:suppressLineNumbers w:val="0"/>
        <w:spacing w:before="0" w:beforeAutospacing="1" w:after="0" w:afterAutospacing="1"/>
        <w:ind w:left="1440" w:hanging="360"/>
      </w:pPr>
    </w:p>
    <w:p w14:paraId="7901B2E9">
      <w:pPr>
        <w:pStyle w:val="9"/>
        <w:keepNext w:val="0"/>
        <w:keepLines w:val="0"/>
        <w:widowControl/>
        <w:suppressLineNumbers w:val="0"/>
        <w:ind w:left="720"/>
      </w:pPr>
      <w:r>
        <w:t>Identifier mes lacunes techniques</w:t>
      </w:r>
    </w:p>
    <w:p w14:paraId="7F43AB56">
      <w:pPr>
        <w:keepNext w:val="0"/>
        <w:keepLines w:val="0"/>
        <w:widowControl/>
        <w:numPr>
          <w:ilvl w:val="0"/>
          <w:numId w:val="2"/>
        </w:numPr>
        <w:suppressLineNumbers w:val="0"/>
        <w:spacing w:before="0" w:beforeAutospacing="1" w:after="0" w:afterAutospacing="1"/>
        <w:ind w:left="1440" w:hanging="360"/>
      </w:pPr>
    </w:p>
    <w:p w14:paraId="7C691CC9">
      <w:pPr>
        <w:keepNext w:val="0"/>
        <w:keepLines w:val="0"/>
        <w:widowControl/>
        <w:numPr>
          <w:ilvl w:val="0"/>
          <w:numId w:val="2"/>
        </w:numPr>
        <w:suppressLineNumbers w:val="0"/>
        <w:spacing w:before="0" w:beforeAutospacing="1" w:after="0" w:afterAutospacing="1"/>
        <w:ind w:left="1440" w:hanging="360"/>
      </w:pPr>
    </w:p>
    <w:p w14:paraId="321793FE">
      <w:pPr>
        <w:pStyle w:val="9"/>
        <w:keepNext w:val="0"/>
        <w:keepLines w:val="0"/>
        <w:widowControl/>
        <w:suppressLineNumbers w:val="0"/>
        <w:ind w:left="720"/>
      </w:pPr>
      <w:r>
        <w:t>Renforcer ma préparation théorique</w:t>
      </w:r>
    </w:p>
    <w:p w14:paraId="205D10FE">
      <w:pPr>
        <w:keepNext w:val="0"/>
        <w:keepLines w:val="0"/>
        <w:widowControl/>
        <w:numPr>
          <w:ilvl w:val="0"/>
          <w:numId w:val="2"/>
        </w:numPr>
        <w:suppressLineNumbers w:val="0"/>
        <w:spacing w:before="0" w:beforeAutospacing="1" w:after="0" w:afterAutospacing="1"/>
        <w:ind w:left="1440" w:hanging="360"/>
      </w:pPr>
    </w:p>
    <w:p w14:paraId="664C678A">
      <w:pPr>
        <w:keepNext w:val="0"/>
        <w:keepLines w:val="0"/>
        <w:widowControl/>
        <w:numPr>
          <w:ilvl w:val="0"/>
          <w:numId w:val="2"/>
        </w:numPr>
        <w:suppressLineNumbers w:val="0"/>
        <w:spacing w:before="0" w:beforeAutospacing="1" w:after="0" w:afterAutospacing="1"/>
        <w:ind w:left="1440" w:hanging="360"/>
      </w:pPr>
    </w:p>
    <w:p w14:paraId="4AD6A73B">
      <w:pPr>
        <w:pStyle w:val="9"/>
        <w:keepNext w:val="0"/>
        <w:keepLines w:val="0"/>
        <w:widowControl/>
        <w:suppressLineNumbers w:val="0"/>
        <w:ind w:left="720"/>
      </w:pPr>
      <w:r>
        <w:t>Adopter une posture plus proactive</w:t>
      </w:r>
    </w:p>
    <w:p w14:paraId="67D96AA5">
      <w:pPr>
        <w:keepNext w:val="0"/>
        <w:keepLines w:val="0"/>
        <w:widowControl/>
        <w:numPr>
          <w:ilvl w:val="0"/>
          <w:numId w:val="2"/>
        </w:numPr>
        <w:suppressLineNumbers w:val="0"/>
        <w:spacing w:before="0" w:beforeAutospacing="1" w:after="0" w:afterAutospacing="1"/>
        <w:ind w:left="1440" w:hanging="360"/>
      </w:pPr>
    </w:p>
    <w:p w14:paraId="3AD7AAD7">
      <w:pPr>
        <w:pStyle w:val="9"/>
        <w:keepNext w:val="0"/>
        <w:keepLines w:val="0"/>
        <w:widowControl/>
        <w:suppressLineNumbers w:val="0"/>
      </w:pPr>
      <w:r>
        <w:t>Un environnement professionnel exige non seulement des connaissances, mais également une capacité d’adaptation rapide et d’auto-correction.</w:t>
      </w:r>
    </w:p>
    <w:p w14:paraId="2DC425BD">
      <w:pPr>
        <w:pStyle w:val="8"/>
      </w:pPr>
    </w:p>
  </w:comment>
  <w:comment w:id="6" w:author="Mohamed Asbour Kaba Diakité" w:date="2026-02-14T13:34:06Z" w:initials="">
    <w:p w14:paraId="091F44AC">
      <w:pPr>
        <w:pStyle w:val="3"/>
        <w:keepNext w:val="0"/>
        <w:keepLines w:val="0"/>
        <w:widowControl/>
        <w:suppressLineNumbers w:val="0"/>
      </w:pPr>
      <w:r>
        <w:t>Infrastructure physique et planification réseau</w:t>
      </w:r>
    </w:p>
    <w:p w14:paraId="1C80C947">
      <w:pPr>
        <w:pStyle w:val="9"/>
        <w:keepNext w:val="0"/>
        <w:keepLines w:val="0"/>
        <w:widowControl/>
        <w:suppressLineNumbers w:val="0"/>
      </w:pPr>
      <w:r>
        <w:t>Le problème rencontré dans le département Hydrocarbures (espace insuffisant pour le passage de nouveaux câbles) met en évidence une contrainte souvent sous-estimée : l’infrastructure physique.</w:t>
      </w:r>
    </w:p>
    <w:p w14:paraId="1F0A07D4">
      <w:pPr>
        <w:pStyle w:val="9"/>
        <w:keepNext w:val="0"/>
        <w:keepLines w:val="0"/>
        <w:widowControl/>
        <w:suppressLineNumbers w:val="0"/>
      </w:pPr>
      <w:r>
        <w:t>La performance d’un système réseau dépend autant de :</w:t>
      </w:r>
    </w:p>
    <w:p w14:paraId="6E68B6A7">
      <w:pPr>
        <w:pStyle w:val="9"/>
        <w:keepNext w:val="0"/>
        <w:keepLines w:val="0"/>
        <w:widowControl/>
        <w:suppressLineNumbers w:val="0"/>
        <w:ind w:left="720"/>
      </w:pPr>
      <w:r>
        <w:t>L’architecture logique</w:t>
      </w:r>
    </w:p>
    <w:p w14:paraId="77636894">
      <w:pPr>
        <w:pStyle w:val="9"/>
        <w:keepNext w:val="0"/>
        <w:keepLines w:val="0"/>
        <w:widowControl/>
        <w:suppressLineNumbers w:val="0"/>
        <w:ind w:left="720"/>
      </w:pPr>
      <w:r>
        <w:t>Que de l’architecture physique</w:t>
      </w:r>
    </w:p>
    <w:p w14:paraId="0EE20666">
      <w:pPr>
        <w:pStyle w:val="9"/>
        <w:keepNext w:val="0"/>
        <w:keepLines w:val="0"/>
        <w:widowControl/>
        <w:suppressLineNumbers w:val="0"/>
        <w:ind w:left="720"/>
      </w:pPr>
    </w:p>
    <w:p w14:paraId="39631808">
      <w:pPr>
        <w:pStyle w:val="9"/>
        <w:keepNext w:val="0"/>
        <w:keepLines w:val="0"/>
        <w:widowControl/>
        <w:suppressLineNumbers w:val="0"/>
      </w:pPr>
      <w:r>
        <w:t>Une planification insuffisante peut limiter l’évolutivité du système.</w:t>
      </w:r>
    </w:p>
    <w:p w14:paraId="63844955">
      <w:pPr>
        <w:pStyle w:val="9"/>
        <w:keepNext w:val="0"/>
        <w:keepLines w:val="0"/>
        <w:widowControl/>
        <w:suppressLineNumbers w:val="0"/>
      </w:pPr>
      <w:r>
        <w:t>Cela souligne l’importance d’une vision intégrée entre génie civil, IT et maintenance.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96143D" w15:done="0"/>
  <w15:commentEx w15:paraId="52292A5E" w15:done="0"/>
  <w15:commentEx w15:paraId="7AE47535" w15:done="0"/>
  <w15:commentEx w15:paraId="04207B4B" w15:done="0"/>
  <w15:commentEx w15:paraId="0A7FD76D" w15:done="0"/>
  <w15:commentEx w15:paraId="2DC425BD" w15:done="0"/>
  <w15:commentEx w15:paraId="6384495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Nirmala UI">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B9AAA"/>
    <w:multiLevelType w:val="multilevel"/>
    <w:tmpl w:val="80EB9A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2463EE"/>
    <w:multiLevelType w:val="multilevel"/>
    <w:tmpl w:val="812463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E797AE"/>
    <w:multiLevelType w:val="multilevel"/>
    <w:tmpl w:val="82E79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41AE6B1"/>
    <w:multiLevelType w:val="multilevel"/>
    <w:tmpl w:val="841AE6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428282C"/>
    <w:multiLevelType w:val="multilevel"/>
    <w:tmpl w:val="842828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4A56103"/>
    <w:multiLevelType w:val="multilevel"/>
    <w:tmpl w:val="84A561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4B234AA"/>
    <w:multiLevelType w:val="multilevel"/>
    <w:tmpl w:val="84B234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5E45A4C"/>
    <w:multiLevelType w:val="multilevel"/>
    <w:tmpl w:val="85E45A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6B724D5"/>
    <w:multiLevelType w:val="multilevel"/>
    <w:tmpl w:val="86B724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6E6C753"/>
    <w:multiLevelType w:val="multilevel"/>
    <w:tmpl w:val="86E6C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7680435"/>
    <w:multiLevelType w:val="multilevel"/>
    <w:tmpl w:val="876804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8942DBCE"/>
    <w:multiLevelType w:val="multilevel"/>
    <w:tmpl w:val="8942DB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A3F4529"/>
    <w:multiLevelType w:val="multilevel"/>
    <w:tmpl w:val="8A3F45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BAD60FD"/>
    <w:multiLevelType w:val="multilevel"/>
    <w:tmpl w:val="8BAD60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F677835"/>
    <w:multiLevelType w:val="multilevel"/>
    <w:tmpl w:val="8F677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14F182C"/>
    <w:multiLevelType w:val="multilevel"/>
    <w:tmpl w:val="914F18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951D9DD"/>
    <w:multiLevelType w:val="multilevel"/>
    <w:tmpl w:val="9951D9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A5CD2B1"/>
    <w:multiLevelType w:val="multilevel"/>
    <w:tmpl w:val="9A5CD2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C7986B7"/>
    <w:multiLevelType w:val="multilevel"/>
    <w:tmpl w:val="9C7986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C9A884B"/>
    <w:multiLevelType w:val="multilevel"/>
    <w:tmpl w:val="9C9A8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DA0B6C7"/>
    <w:multiLevelType w:val="multilevel"/>
    <w:tmpl w:val="9DA0B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DF48FA4"/>
    <w:multiLevelType w:val="multilevel"/>
    <w:tmpl w:val="9DF48F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9EF03E01"/>
    <w:multiLevelType w:val="multilevel"/>
    <w:tmpl w:val="9EF03E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9F509DAF"/>
    <w:multiLevelType w:val="multilevel"/>
    <w:tmpl w:val="9F509D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3B14291"/>
    <w:multiLevelType w:val="multilevel"/>
    <w:tmpl w:val="A3B14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3D484AF"/>
    <w:multiLevelType w:val="multilevel"/>
    <w:tmpl w:val="A3D48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48B76CA"/>
    <w:multiLevelType w:val="multilevel"/>
    <w:tmpl w:val="A48B7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6D69796"/>
    <w:multiLevelType w:val="multilevel"/>
    <w:tmpl w:val="A6D697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A86D4008"/>
    <w:multiLevelType w:val="multilevel"/>
    <w:tmpl w:val="A86D4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A9A23DAE"/>
    <w:multiLevelType w:val="multilevel"/>
    <w:tmpl w:val="A9A23D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AF652316"/>
    <w:multiLevelType w:val="multilevel"/>
    <w:tmpl w:val="AF6523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000F640"/>
    <w:multiLevelType w:val="multilevel"/>
    <w:tmpl w:val="B000F6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0C8F283"/>
    <w:multiLevelType w:val="multilevel"/>
    <w:tmpl w:val="B0C8F2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1382BB1"/>
    <w:multiLevelType w:val="multilevel"/>
    <w:tmpl w:val="B1382B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6353CAB"/>
    <w:multiLevelType w:val="multilevel"/>
    <w:tmpl w:val="B6353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B6BED2A4"/>
    <w:multiLevelType w:val="multilevel"/>
    <w:tmpl w:val="B6BED2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B80E5688"/>
    <w:multiLevelType w:val="multilevel"/>
    <w:tmpl w:val="B80E56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B85E858F"/>
    <w:multiLevelType w:val="multilevel"/>
    <w:tmpl w:val="B85E85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BAD461EF"/>
    <w:multiLevelType w:val="multilevel"/>
    <w:tmpl w:val="BAD461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BD1703CE"/>
    <w:multiLevelType w:val="multilevel"/>
    <w:tmpl w:val="BD1703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BD908859"/>
    <w:multiLevelType w:val="multilevel"/>
    <w:tmpl w:val="BD9088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BE38BBCE"/>
    <w:multiLevelType w:val="multilevel"/>
    <w:tmpl w:val="BE38BB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C188D3DE"/>
    <w:multiLevelType w:val="multilevel"/>
    <w:tmpl w:val="C188D3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C30D9DD8"/>
    <w:multiLevelType w:val="multilevel"/>
    <w:tmpl w:val="C30D9D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C3CBABF6"/>
    <w:multiLevelType w:val="multilevel"/>
    <w:tmpl w:val="C3CBAB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C6604387"/>
    <w:multiLevelType w:val="multilevel"/>
    <w:tmpl w:val="C66043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C8543004"/>
    <w:multiLevelType w:val="multilevel"/>
    <w:tmpl w:val="C85430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CACEE348"/>
    <w:multiLevelType w:val="multilevel"/>
    <w:tmpl w:val="CACEE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CD9A556F"/>
    <w:multiLevelType w:val="multilevel"/>
    <w:tmpl w:val="CD9A55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CF46CDB9"/>
    <w:multiLevelType w:val="multilevel"/>
    <w:tmpl w:val="CF46CD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CF4A2B44"/>
    <w:multiLevelType w:val="multilevel"/>
    <w:tmpl w:val="CF4A2B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D1A5A254"/>
    <w:multiLevelType w:val="multilevel"/>
    <w:tmpl w:val="D1A5A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D3802B3B"/>
    <w:multiLevelType w:val="multilevel"/>
    <w:tmpl w:val="D3802B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D5900D06"/>
    <w:multiLevelType w:val="multilevel"/>
    <w:tmpl w:val="D5900D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D95FFD9A"/>
    <w:multiLevelType w:val="multilevel"/>
    <w:tmpl w:val="D95FFD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DBAEAF87"/>
    <w:multiLevelType w:val="multilevel"/>
    <w:tmpl w:val="DBAEA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DC7060A1"/>
    <w:multiLevelType w:val="multilevel"/>
    <w:tmpl w:val="DC7060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E1371FEF"/>
    <w:multiLevelType w:val="multilevel"/>
    <w:tmpl w:val="E1371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E1AA20DE"/>
    <w:multiLevelType w:val="singleLevel"/>
    <w:tmpl w:val="E1AA20DE"/>
    <w:lvl w:ilvl="0" w:tentative="0">
      <w:start w:val="1"/>
      <w:numFmt w:val="decimal"/>
      <w:suff w:val="nothing"/>
      <w:lvlText w:val="%1-"/>
      <w:lvlJc w:val="left"/>
    </w:lvl>
  </w:abstractNum>
  <w:abstractNum w:abstractNumId="59">
    <w:nsid w:val="E4790026"/>
    <w:multiLevelType w:val="multilevel"/>
    <w:tmpl w:val="E47900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E4C1E91D"/>
    <w:multiLevelType w:val="multilevel"/>
    <w:tmpl w:val="E4C1E9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E78703EC"/>
    <w:multiLevelType w:val="multilevel"/>
    <w:tmpl w:val="E7870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E82BC34B"/>
    <w:multiLevelType w:val="multilevel"/>
    <w:tmpl w:val="E82BC3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E82BF128"/>
    <w:multiLevelType w:val="multilevel"/>
    <w:tmpl w:val="E82BF1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EDE4292E"/>
    <w:multiLevelType w:val="multilevel"/>
    <w:tmpl w:val="EDE429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EE8D56F4"/>
    <w:multiLevelType w:val="multilevel"/>
    <w:tmpl w:val="EE8D56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EF6F2741"/>
    <w:multiLevelType w:val="multilevel"/>
    <w:tmpl w:val="EF6F27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F24DB709"/>
    <w:multiLevelType w:val="multilevel"/>
    <w:tmpl w:val="F24DB7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283FB0E"/>
    <w:multiLevelType w:val="multilevel"/>
    <w:tmpl w:val="F283FB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544DF13"/>
    <w:multiLevelType w:val="multilevel"/>
    <w:tmpl w:val="F544DF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83E44A5"/>
    <w:multiLevelType w:val="multilevel"/>
    <w:tmpl w:val="F83E44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E37F94C"/>
    <w:multiLevelType w:val="multilevel"/>
    <w:tmpl w:val="FE37F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F74CD3F"/>
    <w:multiLevelType w:val="multilevel"/>
    <w:tmpl w:val="FF74CD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01D2F7B1"/>
    <w:multiLevelType w:val="multilevel"/>
    <w:tmpl w:val="01D2F7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057DE66E"/>
    <w:multiLevelType w:val="multilevel"/>
    <w:tmpl w:val="057DE6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06E651CA"/>
    <w:multiLevelType w:val="multilevel"/>
    <w:tmpl w:val="06E65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08F4EF67"/>
    <w:multiLevelType w:val="multilevel"/>
    <w:tmpl w:val="08F4EF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0E5FB263"/>
    <w:multiLevelType w:val="multilevel"/>
    <w:tmpl w:val="0E5FB2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0E8F1DC6"/>
    <w:multiLevelType w:val="multilevel"/>
    <w:tmpl w:val="0E8F1D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0F067E01"/>
    <w:multiLevelType w:val="multilevel"/>
    <w:tmpl w:val="0F067E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116DDF0A"/>
    <w:multiLevelType w:val="multilevel"/>
    <w:tmpl w:val="116DDF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13FAF087"/>
    <w:multiLevelType w:val="multilevel"/>
    <w:tmpl w:val="13FAF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16AAF3FA"/>
    <w:multiLevelType w:val="multilevel"/>
    <w:tmpl w:val="16AAF3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16AB17B5"/>
    <w:multiLevelType w:val="multilevel"/>
    <w:tmpl w:val="16AB17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1A595847"/>
    <w:multiLevelType w:val="multilevel"/>
    <w:tmpl w:val="1A5958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1C026DE6"/>
    <w:multiLevelType w:val="multilevel"/>
    <w:tmpl w:val="1C026D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1D7951E5"/>
    <w:multiLevelType w:val="multilevel"/>
    <w:tmpl w:val="1D7951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1E4E825F"/>
    <w:multiLevelType w:val="multilevel"/>
    <w:tmpl w:val="1E4E82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2275F9C9"/>
    <w:multiLevelType w:val="multilevel"/>
    <w:tmpl w:val="2275F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2484E3AC"/>
    <w:multiLevelType w:val="multilevel"/>
    <w:tmpl w:val="2484E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2760DD13"/>
    <w:multiLevelType w:val="multilevel"/>
    <w:tmpl w:val="2760DD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27E74020"/>
    <w:multiLevelType w:val="multilevel"/>
    <w:tmpl w:val="27E74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2ACDDE6B"/>
    <w:multiLevelType w:val="multilevel"/>
    <w:tmpl w:val="2ACDDE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308CAEC7"/>
    <w:multiLevelType w:val="multilevel"/>
    <w:tmpl w:val="308CAE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3145B171"/>
    <w:multiLevelType w:val="multilevel"/>
    <w:tmpl w:val="3145B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31E95A9F"/>
    <w:multiLevelType w:val="multilevel"/>
    <w:tmpl w:val="31E95A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32537B93"/>
    <w:multiLevelType w:val="multilevel"/>
    <w:tmpl w:val="32537B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37C43495"/>
    <w:multiLevelType w:val="multilevel"/>
    <w:tmpl w:val="37C434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399B3605"/>
    <w:multiLevelType w:val="multilevel"/>
    <w:tmpl w:val="399B36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3ED4C7BD"/>
    <w:multiLevelType w:val="multilevel"/>
    <w:tmpl w:val="3ED4C7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449C3D59"/>
    <w:multiLevelType w:val="multilevel"/>
    <w:tmpl w:val="449C3D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478C05A6"/>
    <w:multiLevelType w:val="multilevel"/>
    <w:tmpl w:val="478C05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494C2BF6"/>
    <w:multiLevelType w:val="multilevel"/>
    <w:tmpl w:val="494C2B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494DF763"/>
    <w:multiLevelType w:val="multilevel"/>
    <w:tmpl w:val="494DF7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4B44F1B7"/>
    <w:multiLevelType w:val="multilevel"/>
    <w:tmpl w:val="4B44F1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54F03CE6"/>
    <w:multiLevelType w:val="multilevel"/>
    <w:tmpl w:val="54F03C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557F32ED"/>
    <w:multiLevelType w:val="multilevel"/>
    <w:tmpl w:val="557F32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55819463"/>
    <w:multiLevelType w:val="multilevel"/>
    <w:tmpl w:val="558194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590DE2BB"/>
    <w:multiLevelType w:val="multilevel"/>
    <w:tmpl w:val="590DE2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5AE35134"/>
    <w:multiLevelType w:val="multilevel"/>
    <w:tmpl w:val="5AE351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5BBC1DE2"/>
    <w:multiLevelType w:val="multilevel"/>
    <w:tmpl w:val="5BBC1D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5E4D7D4C"/>
    <w:multiLevelType w:val="multilevel"/>
    <w:tmpl w:val="5E4D7D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5E7498AC"/>
    <w:multiLevelType w:val="multilevel"/>
    <w:tmpl w:val="5E749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5E7E9A00"/>
    <w:multiLevelType w:val="multilevel"/>
    <w:tmpl w:val="5E7E9A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4">
    <w:nsid w:val="614EA39D"/>
    <w:multiLevelType w:val="multilevel"/>
    <w:tmpl w:val="614EA3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62435CD9"/>
    <w:multiLevelType w:val="multilevel"/>
    <w:tmpl w:val="62435C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6753A74C"/>
    <w:multiLevelType w:val="multilevel"/>
    <w:tmpl w:val="6753A7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6B22DA0B"/>
    <w:multiLevelType w:val="multilevel"/>
    <w:tmpl w:val="6B22D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7116FE18"/>
    <w:multiLevelType w:val="multilevel"/>
    <w:tmpl w:val="7116FE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7332C29D"/>
    <w:multiLevelType w:val="multilevel"/>
    <w:tmpl w:val="7332C2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73A2AEE4"/>
    <w:multiLevelType w:val="multilevel"/>
    <w:tmpl w:val="73A2AE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78DCBDF5"/>
    <w:multiLevelType w:val="multilevel"/>
    <w:tmpl w:val="78DCBD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795D8402"/>
    <w:multiLevelType w:val="multilevel"/>
    <w:tmpl w:val="795D84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7AC208E1"/>
    <w:multiLevelType w:val="multilevel"/>
    <w:tmpl w:val="7AC20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7AE2AFBE"/>
    <w:multiLevelType w:val="multilevel"/>
    <w:tmpl w:val="7AE2AF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5">
    <w:nsid w:val="7B3ADC05"/>
    <w:multiLevelType w:val="multilevel"/>
    <w:tmpl w:val="7B3ADC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7BB4AC86"/>
    <w:multiLevelType w:val="multilevel"/>
    <w:tmpl w:val="7BB4AC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7EC2E867"/>
    <w:multiLevelType w:val="multilevel"/>
    <w:tmpl w:val="7EC2E8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8"/>
  </w:num>
  <w:num w:numId="2">
    <w:abstractNumId w:val="6"/>
  </w:num>
  <w:num w:numId="3">
    <w:abstractNumId w:val="115"/>
  </w:num>
  <w:num w:numId="4">
    <w:abstractNumId w:val="45"/>
  </w:num>
  <w:num w:numId="5">
    <w:abstractNumId w:val="22"/>
  </w:num>
  <w:num w:numId="6">
    <w:abstractNumId w:val="100"/>
  </w:num>
  <w:num w:numId="7">
    <w:abstractNumId w:val="119"/>
  </w:num>
  <w:num w:numId="8">
    <w:abstractNumId w:val="12"/>
  </w:num>
  <w:num w:numId="9">
    <w:abstractNumId w:val="117"/>
  </w:num>
  <w:num w:numId="10">
    <w:abstractNumId w:val="88"/>
  </w:num>
  <w:num w:numId="11">
    <w:abstractNumId w:val="118"/>
  </w:num>
  <w:num w:numId="12">
    <w:abstractNumId w:val="36"/>
  </w:num>
  <w:num w:numId="13">
    <w:abstractNumId w:val="46"/>
  </w:num>
  <w:num w:numId="14">
    <w:abstractNumId w:val="86"/>
  </w:num>
  <w:num w:numId="15">
    <w:abstractNumId w:val="99"/>
  </w:num>
  <w:num w:numId="16">
    <w:abstractNumId w:val="77"/>
  </w:num>
  <w:num w:numId="17">
    <w:abstractNumId w:val="49"/>
  </w:num>
  <w:num w:numId="18">
    <w:abstractNumId w:val="25"/>
  </w:num>
  <w:num w:numId="19">
    <w:abstractNumId w:val="51"/>
  </w:num>
  <w:num w:numId="20">
    <w:abstractNumId w:val="90"/>
  </w:num>
  <w:num w:numId="21">
    <w:abstractNumId w:val="68"/>
  </w:num>
  <w:num w:numId="22">
    <w:abstractNumId w:val="105"/>
  </w:num>
  <w:num w:numId="23">
    <w:abstractNumId w:val="47"/>
  </w:num>
  <w:num w:numId="24">
    <w:abstractNumId w:val="52"/>
  </w:num>
  <w:num w:numId="25">
    <w:abstractNumId w:val="43"/>
  </w:num>
  <w:num w:numId="26">
    <w:abstractNumId w:val="10"/>
  </w:num>
  <w:num w:numId="27">
    <w:abstractNumId w:val="66"/>
  </w:num>
  <w:num w:numId="28">
    <w:abstractNumId w:val="5"/>
  </w:num>
  <w:num w:numId="29">
    <w:abstractNumId w:val="64"/>
  </w:num>
  <w:num w:numId="30">
    <w:abstractNumId w:val="113"/>
  </w:num>
  <w:num w:numId="31">
    <w:abstractNumId w:val="55"/>
  </w:num>
  <w:num w:numId="32">
    <w:abstractNumId w:val="96"/>
  </w:num>
  <w:num w:numId="33">
    <w:abstractNumId w:val="59"/>
  </w:num>
  <w:num w:numId="34">
    <w:abstractNumId w:val="27"/>
  </w:num>
  <w:num w:numId="35">
    <w:abstractNumId w:val="76"/>
  </w:num>
  <w:num w:numId="36">
    <w:abstractNumId w:val="21"/>
  </w:num>
  <w:num w:numId="37">
    <w:abstractNumId w:val="17"/>
  </w:num>
  <w:num w:numId="38">
    <w:abstractNumId w:val="13"/>
  </w:num>
  <w:num w:numId="39">
    <w:abstractNumId w:val="23"/>
  </w:num>
  <w:num w:numId="40">
    <w:abstractNumId w:val="81"/>
  </w:num>
  <w:num w:numId="41">
    <w:abstractNumId w:val="26"/>
  </w:num>
  <w:num w:numId="42">
    <w:abstractNumId w:val="106"/>
  </w:num>
  <w:num w:numId="43">
    <w:abstractNumId w:val="62"/>
  </w:num>
  <w:num w:numId="44">
    <w:abstractNumId w:val="78"/>
  </w:num>
  <w:num w:numId="45">
    <w:abstractNumId w:val="11"/>
  </w:num>
  <w:num w:numId="46">
    <w:abstractNumId w:val="112"/>
  </w:num>
  <w:num w:numId="47">
    <w:abstractNumId w:val="34"/>
  </w:num>
  <w:num w:numId="48">
    <w:abstractNumId w:val="42"/>
  </w:num>
  <w:num w:numId="49">
    <w:abstractNumId w:val="93"/>
  </w:num>
  <w:num w:numId="50">
    <w:abstractNumId w:val="35"/>
  </w:num>
  <w:num w:numId="51">
    <w:abstractNumId w:val="39"/>
  </w:num>
  <w:num w:numId="52">
    <w:abstractNumId w:val="98"/>
  </w:num>
  <w:num w:numId="53">
    <w:abstractNumId w:val="41"/>
  </w:num>
  <w:num w:numId="54">
    <w:abstractNumId w:val="123"/>
  </w:num>
  <w:num w:numId="55">
    <w:abstractNumId w:val="30"/>
  </w:num>
  <w:num w:numId="56">
    <w:abstractNumId w:val="29"/>
  </w:num>
  <w:num w:numId="57">
    <w:abstractNumId w:val="74"/>
  </w:num>
  <w:num w:numId="58">
    <w:abstractNumId w:val="92"/>
  </w:num>
  <w:num w:numId="59">
    <w:abstractNumId w:val="125"/>
  </w:num>
  <w:num w:numId="60">
    <w:abstractNumId w:val="14"/>
  </w:num>
  <w:num w:numId="61">
    <w:abstractNumId w:val="15"/>
  </w:num>
  <w:num w:numId="62">
    <w:abstractNumId w:val="127"/>
  </w:num>
  <w:num w:numId="63">
    <w:abstractNumId w:val="16"/>
  </w:num>
  <w:num w:numId="64">
    <w:abstractNumId w:val="72"/>
  </w:num>
  <w:num w:numId="65">
    <w:abstractNumId w:val="67"/>
  </w:num>
  <w:num w:numId="66">
    <w:abstractNumId w:val="85"/>
  </w:num>
  <w:num w:numId="67">
    <w:abstractNumId w:val="56"/>
  </w:num>
  <w:num w:numId="68">
    <w:abstractNumId w:val="57"/>
  </w:num>
  <w:num w:numId="69">
    <w:abstractNumId w:val="73"/>
  </w:num>
  <w:num w:numId="70">
    <w:abstractNumId w:val="114"/>
  </w:num>
  <w:num w:numId="71">
    <w:abstractNumId w:val="103"/>
  </w:num>
  <w:num w:numId="72">
    <w:abstractNumId w:val="69"/>
  </w:num>
  <w:num w:numId="73">
    <w:abstractNumId w:val="95"/>
  </w:num>
  <w:num w:numId="74">
    <w:abstractNumId w:val="116"/>
  </w:num>
  <w:num w:numId="75">
    <w:abstractNumId w:val="126"/>
  </w:num>
  <w:num w:numId="76">
    <w:abstractNumId w:val="104"/>
  </w:num>
  <w:num w:numId="77">
    <w:abstractNumId w:val="110"/>
  </w:num>
  <w:num w:numId="78">
    <w:abstractNumId w:val="83"/>
  </w:num>
  <w:num w:numId="79">
    <w:abstractNumId w:val="28"/>
  </w:num>
  <w:num w:numId="80">
    <w:abstractNumId w:val="71"/>
  </w:num>
  <w:num w:numId="81">
    <w:abstractNumId w:val="53"/>
  </w:num>
  <w:num w:numId="82">
    <w:abstractNumId w:val="82"/>
  </w:num>
  <w:num w:numId="83">
    <w:abstractNumId w:val="102"/>
  </w:num>
  <w:num w:numId="84">
    <w:abstractNumId w:val="40"/>
  </w:num>
  <w:num w:numId="85">
    <w:abstractNumId w:val="65"/>
  </w:num>
  <w:num w:numId="86">
    <w:abstractNumId w:val="9"/>
  </w:num>
  <w:num w:numId="87">
    <w:abstractNumId w:val="31"/>
  </w:num>
  <w:num w:numId="88">
    <w:abstractNumId w:val="91"/>
  </w:num>
  <w:num w:numId="89">
    <w:abstractNumId w:val="84"/>
  </w:num>
  <w:num w:numId="90">
    <w:abstractNumId w:val="3"/>
  </w:num>
  <w:num w:numId="91">
    <w:abstractNumId w:val="108"/>
  </w:num>
  <w:num w:numId="92">
    <w:abstractNumId w:val="8"/>
  </w:num>
  <w:num w:numId="93">
    <w:abstractNumId w:val="97"/>
  </w:num>
  <w:num w:numId="94">
    <w:abstractNumId w:val="54"/>
  </w:num>
  <w:num w:numId="95">
    <w:abstractNumId w:val="44"/>
  </w:num>
  <w:num w:numId="96">
    <w:abstractNumId w:val="48"/>
  </w:num>
  <w:num w:numId="97">
    <w:abstractNumId w:val="87"/>
  </w:num>
  <w:num w:numId="98">
    <w:abstractNumId w:val="33"/>
  </w:num>
  <w:num w:numId="99">
    <w:abstractNumId w:val="37"/>
  </w:num>
  <w:num w:numId="100">
    <w:abstractNumId w:val="75"/>
  </w:num>
  <w:num w:numId="101">
    <w:abstractNumId w:val="79"/>
  </w:num>
  <w:num w:numId="102">
    <w:abstractNumId w:val="50"/>
  </w:num>
  <w:num w:numId="103">
    <w:abstractNumId w:val="19"/>
  </w:num>
  <w:num w:numId="104">
    <w:abstractNumId w:val="0"/>
  </w:num>
  <w:num w:numId="105">
    <w:abstractNumId w:val="94"/>
  </w:num>
  <w:num w:numId="106">
    <w:abstractNumId w:val="121"/>
  </w:num>
  <w:num w:numId="107">
    <w:abstractNumId w:val="4"/>
  </w:num>
  <w:num w:numId="108">
    <w:abstractNumId w:val="111"/>
  </w:num>
  <w:num w:numId="109">
    <w:abstractNumId w:val="70"/>
  </w:num>
  <w:num w:numId="110">
    <w:abstractNumId w:val="101"/>
  </w:num>
  <w:num w:numId="111">
    <w:abstractNumId w:val="20"/>
  </w:num>
  <w:num w:numId="112">
    <w:abstractNumId w:val="120"/>
  </w:num>
  <w:num w:numId="113">
    <w:abstractNumId w:val="61"/>
  </w:num>
  <w:num w:numId="114">
    <w:abstractNumId w:val="38"/>
  </w:num>
  <w:num w:numId="115">
    <w:abstractNumId w:val="80"/>
  </w:num>
  <w:num w:numId="116">
    <w:abstractNumId w:val="18"/>
  </w:num>
  <w:num w:numId="117">
    <w:abstractNumId w:val="32"/>
  </w:num>
  <w:num w:numId="118">
    <w:abstractNumId w:val="124"/>
  </w:num>
  <w:num w:numId="119">
    <w:abstractNumId w:val="60"/>
  </w:num>
  <w:num w:numId="120">
    <w:abstractNumId w:val="2"/>
  </w:num>
  <w:num w:numId="121">
    <w:abstractNumId w:val="7"/>
  </w:num>
  <w:num w:numId="122">
    <w:abstractNumId w:val="109"/>
  </w:num>
  <w:num w:numId="123">
    <w:abstractNumId w:val="1"/>
  </w:num>
  <w:num w:numId="124">
    <w:abstractNumId w:val="89"/>
  </w:num>
  <w:num w:numId="125">
    <w:abstractNumId w:val="24"/>
  </w:num>
  <w:num w:numId="126">
    <w:abstractNumId w:val="63"/>
  </w:num>
  <w:num w:numId="127">
    <w:abstractNumId w:val="107"/>
  </w:num>
  <w:num w:numId="128">
    <w:abstractNumId w:val="1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ohamed Asbour Kaba Diakité">
    <w15:presenceInfo w15:providerId="WPS Office" w15:userId="28979635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revisionView w:markup="0"/>
  <w:trackRevisions w:val="1"/>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EB3F9E"/>
    <w:rsid w:val="02DC353A"/>
    <w:rsid w:val="0865776D"/>
    <w:rsid w:val="12CC73C9"/>
    <w:rsid w:val="148A0DAC"/>
    <w:rsid w:val="18D347C9"/>
    <w:rsid w:val="1ACA6418"/>
    <w:rsid w:val="1C7E7AA0"/>
    <w:rsid w:val="1D667303"/>
    <w:rsid w:val="20B619AE"/>
    <w:rsid w:val="223615AD"/>
    <w:rsid w:val="29BD4097"/>
    <w:rsid w:val="2A7E57F9"/>
    <w:rsid w:val="2B98280F"/>
    <w:rsid w:val="331C5CC6"/>
    <w:rsid w:val="36FF7142"/>
    <w:rsid w:val="37FA51FE"/>
    <w:rsid w:val="3AEB3F9E"/>
    <w:rsid w:val="3C706C70"/>
    <w:rsid w:val="408F11BD"/>
    <w:rsid w:val="472F19DC"/>
    <w:rsid w:val="50667980"/>
    <w:rsid w:val="534643FB"/>
    <w:rsid w:val="58111B8A"/>
    <w:rsid w:val="585273CC"/>
    <w:rsid w:val="58E021A9"/>
    <w:rsid w:val="640831B7"/>
    <w:rsid w:val="67911F4F"/>
    <w:rsid w:val="683E00B1"/>
    <w:rsid w:val="695C0B00"/>
    <w:rsid w:val="6C404029"/>
    <w:rsid w:val="70142BBD"/>
    <w:rsid w:val="734C71BC"/>
    <w:rsid w:val="77F315D6"/>
    <w:rsid w:val="7E8A0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character" w:styleId="6">
    <w:name w:val="Strong"/>
    <w:qFormat/>
    <w:uiPriority w:val="0"/>
    <w:rPr>
      <w:b/>
      <w:bCs/>
    </w:rPr>
  </w:style>
  <w:style w:type="character" w:styleId="7">
    <w:name w:val="Emphasis"/>
    <w:qFormat/>
    <w:uiPriority w:val="0"/>
    <w:rPr>
      <w:i/>
      <w:iCs/>
    </w:rPr>
  </w:style>
  <w:style w:type="paragraph" w:styleId="8">
    <w:name w:val="annotation text"/>
    <w:basedOn w:val="1"/>
    <w:qFormat/>
    <w:uiPriority w:val="0"/>
    <w:pPr>
      <w:jc w:val="left"/>
    </w:p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0</Words>
  <Characters>0</Characters>
  <Lines>0</Lines>
  <Paragraphs>0</Paragraphs>
  <TotalTime>143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2026-02-11T21:28:00Z</dcterms:created>
  <dc:creator>Mohamed Asbour Kaba Diakité</dc:creator>
  <cp:lastModifiedBy>Mohamed Asbour Kaba Diakité</cp:lastModifiedBy>
  <dcterms:modified xsi:type="dcterms:W3CDTF">2026-05-01T22:09:09Z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4235F4F3AAB247CEB3A3017BFC7B9F54_11</vt:lpwstr>
  </property>
</Properties>
</file>