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31C9" w14:textId="77777777" w:rsidR="009808B1" w:rsidRPr="009808B1" w:rsidRDefault="009808B1" w:rsidP="009808B1">
      <w:pPr>
        <w:rPr>
          <w:b/>
          <w:bCs/>
          <w:lang w:val="fr-GN"/>
        </w:rPr>
      </w:pPr>
      <w:proofErr w:type="spellStart"/>
      <w:r w:rsidRPr="009808B1">
        <w:rPr>
          <w:b/>
          <w:bCs/>
          <w:lang w:val="fr-GN"/>
        </w:rPr>
        <w:t>Implementing</w:t>
      </w:r>
      <w:proofErr w:type="spellEnd"/>
      <w:r w:rsidRPr="009808B1">
        <w:rPr>
          <w:b/>
          <w:bCs/>
          <w:lang w:val="fr-GN"/>
        </w:rPr>
        <w:t xml:space="preserve"> SAP S/4HANA Cloud </w:t>
      </w:r>
      <w:proofErr w:type="spellStart"/>
      <w:r w:rsidRPr="009808B1">
        <w:rPr>
          <w:b/>
          <w:bCs/>
          <w:lang w:val="fr-GN"/>
        </w:rPr>
        <w:t>Private</w:t>
      </w:r>
      <w:proofErr w:type="spellEnd"/>
      <w:r w:rsidRPr="009808B1">
        <w:rPr>
          <w:b/>
          <w:bCs/>
          <w:lang w:val="fr-GN"/>
        </w:rPr>
        <w:t xml:space="preserve"> Edition, </w:t>
      </w:r>
      <w:proofErr w:type="spellStart"/>
      <w:r w:rsidRPr="009808B1">
        <w:rPr>
          <w:b/>
          <w:bCs/>
          <w:lang w:val="fr-GN"/>
        </w:rPr>
        <w:t>Sourcing</w:t>
      </w:r>
      <w:proofErr w:type="spellEnd"/>
      <w:r w:rsidRPr="009808B1">
        <w:rPr>
          <w:b/>
          <w:bCs/>
          <w:lang w:val="fr-GN"/>
        </w:rPr>
        <w:t xml:space="preserve"> and </w:t>
      </w:r>
      <w:proofErr w:type="spellStart"/>
      <w:r w:rsidRPr="009808B1">
        <w:rPr>
          <w:b/>
          <w:bCs/>
          <w:lang w:val="fr-GN"/>
        </w:rPr>
        <w:t>Procurement</w:t>
      </w:r>
      <w:proofErr w:type="spellEnd"/>
    </w:p>
    <w:p w14:paraId="0CE0D36D" w14:textId="77777777" w:rsidR="009808B1" w:rsidRPr="009808B1" w:rsidRDefault="009808B1" w:rsidP="009808B1">
      <w:pPr>
        <w:rPr>
          <w:lang w:val="fr-GN"/>
        </w:rPr>
      </w:pPr>
      <w:proofErr w:type="spellStart"/>
      <w:r w:rsidRPr="009808B1">
        <w:rPr>
          <w:lang w:val="fr-GN"/>
        </w:rPr>
        <w:t>Implement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sourcing</w:t>
      </w:r>
      <w:proofErr w:type="spellEnd"/>
      <w:r w:rsidRPr="009808B1">
        <w:rPr>
          <w:lang w:val="fr-GN"/>
        </w:rPr>
        <w:t xml:space="preserve"> and </w:t>
      </w:r>
      <w:proofErr w:type="spellStart"/>
      <w:r w:rsidRPr="009808B1">
        <w:rPr>
          <w:lang w:val="fr-GN"/>
        </w:rPr>
        <w:t>procurement-specific</w:t>
      </w:r>
      <w:proofErr w:type="spellEnd"/>
      <w:r w:rsidRPr="009808B1">
        <w:rPr>
          <w:lang w:val="fr-GN"/>
        </w:rPr>
        <w:t xml:space="preserve"> business </w:t>
      </w:r>
      <w:proofErr w:type="spellStart"/>
      <w:r w:rsidRPr="009808B1">
        <w:rPr>
          <w:lang w:val="fr-GN"/>
        </w:rPr>
        <w:t>processes</w:t>
      </w:r>
      <w:proofErr w:type="spellEnd"/>
      <w:r w:rsidRPr="009808B1">
        <w:rPr>
          <w:lang w:val="fr-GN"/>
        </w:rPr>
        <w:t xml:space="preserve"> in SAP S/4HANA </w:t>
      </w:r>
      <w:proofErr w:type="spellStart"/>
      <w:r w:rsidRPr="009808B1">
        <w:rPr>
          <w:lang w:val="fr-GN"/>
        </w:rPr>
        <w:t>Private</w:t>
      </w:r>
      <w:proofErr w:type="spellEnd"/>
      <w:r w:rsidRPr="009808B1">
        <w:rPr>
          <w:lang w:val="fr-GN"/>
        </w:rPr>
        <w:t xml:space="preserve"> Cloud</w:t>
      </w:r>
    </w:p>
    <w:p w14:paraId="281BA330" w14:textId="77777777" w:rsidR="009808B1" w:rsidRPr="009808B1" w:rsidRDefault="009808B1" w:rsidP="009808B1">
      <w:pPr>
        <w:rPr>
          <w:lang w:val="fr-GN"/>
        </w:rPr>
      </w:pPr>
      <w:hyperlink r:id="rId11" w:history="1">
        <w:r w:rsidRPr="009808B1">
          <w:rPr>
            <w:rStyle w:val="Lienhypertexte"/>
            <w:lang w:val="fr-GN"/>
          </w:rPr>
          <w:t xml:space="preserve">Start </w:t>
        </w:r>
        <w:proofErr w:type="spellStart"/>
        <w:r w:rsidRPr="009808B1">
          <w:rPr>
            <w:rStyle w:val="Lienhypertexte"/>
            <w:lang w:val="fr-GN"/>
          </w:rPr>
          <w:t>learning</w:t>
        </w:r>
        <w:proofErr w:type="spellEnd"/>
      </w:hyperlink>
    </w:p>
    <w:p w14:paraId="08561F0E" w14:textId="77777777" w:rsidR="00B1330D" w:rsidRDefault="00B1330D" w:rsidP="002D4E74">
      <w:pPr>
        <w:rPr>
          <w:ins w:id="0" w:author="Diakité, Mohamed Ashour" w:date="2026-02-18T11:52:00Z" w16du:dateUtc="2026-02-18T11:52:00Z"/>
        </w:rPr>
      </w:pPr>
    </w:p>
    <w:p w14:paraId="584BFA28" w14:textId="77777777" w:rsidR="009808B1" w:rsidRPr="009808B1" w:rsidRDefault="009808B1" w:rsidP="009808B1">
      <w:pPr>
        <w:rPr>
          <w:lang w:val="fr-GN"/>
        </w:rPr>
      </w:pPr>
      <w:r w:rsidRPr="009808B1">
        <w:rPr>
          <w:lang w:val="fr-GN"/>
        </w:rPr>
        <w:t xml:space="preserve">Learning </w:t>
      </w:r>
      <w:proofErr w:type="spellStart"/>
      <w:r w:rsidRPr="009808B1">
        <w:rPr>
          <w:lang w:val="fr-GN"/>
        </w:rPr>
        <w:t>outcome</w:t>
      </w:r>
      <w:proofErr w:type="spellEnd"/>
    </w:p>
    <w:p w14:paraId="75C8C15F" w14:textId="77777777" w:rsidR="009808B1" w:rsidRPr="009808B1" w:rsidRDefault="009808B1" w:rsidP="009808B1">
      <w:pPr>
        <w:rPr>
          <w:lang w:val="fr-GN"/>
        </w:rPr>
      </w:pPr>
      <w:proofErr w:type="spellStart"/>
      <w:r w:rsidRPr="009808B1">
        <w:rPr>
          <w:lang w:val="fr-GN"/>
        </w:rPr>
        <w:t>After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completing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this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learning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journey</w:t>
      </w:r>
      <w:proofErr w:type="spellEnd"/>
      <w:r w:rsidRPr="009808B1">
        <w:rPr>
          <w:lang w:val="fr-GN"/>
        </w:rPr>
        <w:t xml:space="preserve">, </w:t>
      </w:r>
      <w:proofErr w:type="spellStart"/>
      <w:r w:rsidRPr="009808B1">
        <w:rPr>
          <w:lang w:val="fr-GN"/>
        </w:rPr>
        <w:t>you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will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be</w:t>
      </w:r>
      <w:proofErr w:type="spellEnd"/>
      <w:r w:rsidRPr="009808B1">
        <w:rPr>
          <w:lang w:val="fr-GN"/>
        </w:rPr>
        <w:t xml:space="preserve"> able </w:t>
      </w:r>
      <w:proofErr w:type="gramStart"/>
      <w:r w:rsidRPr="009808B1">
        <w:rPr>
          <w:lang w:val="fr-GN"/>
        </w:rPr>
        <w:t>to:</w:t>
      </w:r>
      <w:proofErr w:type="gramEnd"/>
      <w:r w:rsidRPr="009808B1">
        <w:rPr>
          <w:lang w:val="fr-GN"/>
        </w:rPr>
        <w:t> </w:t>
      </w:r>
    </w:p>
    <w:p w14:paraId="31AF487B" w14:textId="77777777" w:rsidR="009808B1" w:rsidRPr="009808B1" w:rsidRDefault="009808B1" w:rsidP="009808B1">
      <w:pPr>
        <w:numPr>
          <w:ilvl w:val="0"/>
          <w:numId w:val="3"/>
        </w:numPr>
        <w:rPr>
          <w:lang w:val="fr-GN"/>
        </w:rPr>
      </w:pPr>
      <w:proofErr w:type="spellStart"/>
      <w:r w:rsidRPr="009808B1">
        <w:rPr>
          <w:lang w:val="fr-GN"/>
        </w:rPr>
        <w:t>Explain</w:t>
      </w:r>
      <w:proofErr w:type="spellEnd"/>
      <w:r w:rsidRPr="009808B1">
        <w:rPr>
          <w:lang w:val="fr-GN"/>
        </w:rPr>
        <w:t xml:space="preserve"> and </w:t>
      </w:r>
      <w:proofErr w:type="spellStart"/>
      <w:r w:rsidRPr="009808B1">
        <w:rPr>
          <w:lang w:val="fr-GN"/>
        </w:rPr>
        <w:t>execute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core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implementation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project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tasks</w:t>
      </w:r>
      <w:proofErr w:type="spellEnd"/>
      <w:r w:rsidRPr="009808B1">
        <w:rPr>
          <w:lang w:val="fr-GN"/>
        </w:rPr>
        <w:t xml:space="preserve"> to </w:t>
      </w:r>
      <w:proofErr w:type="spellStart"/>
      <w:r w:rsidRPr="009808B1">
        <w:rPr>
          <w:lang w:val="fr-GN"/>
        </w:rPr>
        <w:t>deploy</w:t>
      </w:r>
      <w:proofErr w:type="spellEnd"/>
      <w:r w:rsidRPr="009808B1">
        <w:rPr>
          <w:lang w:val="fr-GN"/>
        </w:rPr>
        <w:t xml:space="preserve">, </w:t>
      </w:r>
      <w:proofErr w:type="spellStart"/>
      <w:r w:rsidRPr="009808B1">
        <w:rPr>
          <w:lang w:val="fr-GN"/>
        </w:rPr>
        <w:t>adopt</w:t>
      </w:r>
      <w:proofErr w:type="spellEnd"/>
      <w:r w:rsidRPr="009808B1">
        <w:rPr>
          <w:lang w:val="fr-GN"/>
        </w:rPr>
        <w:t xml:space="preserve">, and </w:t>
      </w:r>
      <w:proofErr w:type="spellStart"/>
      <w:r w:rsidRPr="009808B1">
        <w:rPr>
          <w:lang w:val="fr-GN"/>
        </w:rPr>
        <w:t>extend</w:t>
      </w:r>
      <w:proofErr w:type="spellEnd"/>
      <w:r w:rsidRPr="009808B1">
        <w:rPr>
          <w:lang w:val="fr-GN"/>
        </w:rPr>
        <w:t xml:space="preserve"> SAP S/4HANA Cloud </w:t>
      </w:r>
      <w:proofErr w:type="spellStart"/>
      <w:r w:rsidRPr="009808B1">
        <w:rPr>
          <w:lang w:val="fr-GN"/>
        </w:rPr>
        <w:t>Private</w:t>
      </w:r>
      <w:proofErr w:type="spellEnd"/>
      <w:r w:rsidRPr="009808B1">
        <w:rPr>
          <w:lang w:val="fr-GN"/>
        </w:rPr>
        <w:t xml:space="preserve"> Edition. This </w:t>
      </w:r>
      <w:proofErr w:type="spellStart"/>
      <w:r w:rsidRPr="009808B1">
        <w:rPr>
          <w:lang w:val="fr-GN"/>
        </w:rPr>
        <w:t>includes</w:t>
      </w:r>
      <w:proofErr w:type="spellEnd"/>
      <w:r w:rsidRPr="009808B1">
        <w:rPr>
          <w:lang w:val="fr-GN"/>
        </w:rPr>
        <w:t xml:space="preserve"> setting up </w:t>
      </w:r>
      <w:proofErr w:type="spellStart"/>
      <w:r w:rsidRPr="009808B1">
        <w:rPr>
          <w:lang w:val="fr-GN"/>
        </w:rPr>
        <w:t>systems</w:t>
      </w:r>
      <w:proofErr w:type="spellEnd"/>
      <w:r w:rsidRPr="009808B1">
        <w:rPr>
          <w:lang w:val="fr-GN"/>
        </w:rPr>
        <w:t xml:space="preserve">, </w:t>
      </w:r>
      <w:proofErr w:type="spellStart"/>
      <w:r w:rsidRPr="009808B1">
        <w:rPr>
          <w:lang w:val="fr-GN"/>
        </w:rPr>
        <w:t>configuring</w:t>
      </w:r>
      <w:proofErr w:type="spellEnd"/>
      <w:r w:rsidRPr="009808B1">
        <w:rPr>
          <w:lang w:val="fr-GN"/>
        </w:rPr>
        <w:t xml:space="preserve"> business </w:t>
      </w:r>
      <w:proofErr w:type="spellStart"/>
      <w:r w:rsidRPr="009808B1">
        <w:rPr>
          <w:lang w:val="fr-GN"/>
        </w:rPr>
        <w:t>processes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with</w:t>
      </w:r>
      <w:proofErr w:type="spellEnd"/>
      <w:r w:rsidRPr="009808B1">
        <w:rPr>
          <w:lang w:val="fr-GN"/>
        </w:rPr>
        <w:t xml:space="preserve"> Configuration, </w:t>
      </w:r>
      <w:proofErr w:type="spellStart"/>
      <w:r w:rsidRPr="009808B1">
        <w:rPr>
          <w:lang w:val="fr-GN"/>
        </w:rPr>
        <w:t>working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with</w:t>
      </w:r>
      <w:proofErr w:type="spellEnd"/>
      <w:r w:rsidRPr="009808B1">
        <w:rPr>
          <w:lang w:val="fr-GN"/>
        </w:rPr>
        <w:t xml:space="preserve"> the SAP Fiori </w:t>
      </w:r>
      <w:proofErr w:type="spellStart"/>
      <w:r w:rsidRPr="009808B1">
        <w:rPr>
          <w:lang w:val="fr-GN"/>
        </w:rPr>
        <w:t>Launchpad</w:t>
      </w:r>
      <w:proofErr w:type="spellEnd"/>
      <w:r w:rsidRPr="009808B1">
        <w:rPr>
          <w:lang w:val="fr-GN"/>
        </w:rPr>
        <w:t xml:space="preserve">, and </w:t>
      </w:r>
      <w:proofErr w:type="spellStart"/>
      <w:r w:rsidRPr="009808B1">
        <w:rPr>
          <w:lang w:val="fr-GN"/>
        </w:rPr>
        <w:t>testing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configured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processes</w:t>
      </w:r>
      <w:proofErr w:type="spellEnd"/>
      <w:r w:rsidRPr="009808B1">
        <w:rPr>
          <w:lang w:val="fr-GN"/>
        </w:rPr>
        <w:t xml:space="preserve"> </w:t>
      </w:r>
      <w:proofErr w:type="spellStart"/>
      <w:r w:rsidRPr="009808B1">
        <w:rPr>
          <w:lang w:val="fr-GN"/>
        </w:rPr>
        <w:t>with</w:t>
      </w:r>
      <w:proofErr w:type="spellEnd"/>
      <w:r w:rsidRPr="009808B1">
        <w:rPr>
          <w:lang w:val="fr-GN"/>
        </w:rPr>
        <w:t xml:space="preserve"> automation.</w:t>
      </w:r>
    </w:p>
    <w:p w14:paraId="3BA8F247" w14:textId="543056C7" w:rsidR="009808B1" w:rsidRDefault="00BF3B3D" w:rsidP="002D4E74">
      <w:pPr>
        <w:rPr>
          <w:noProof/>
        </w:rPr>
      </w:pPr>
      <w:r>
        <w:rPr>
          <w:noProof/>
        </w:rPr>
        <w:drawing>
          <wp:inline distT="0" distB="0" distL="0" distR="0" wp14:anchorId="5D7DE6C2" wp14:editId="784E46D9">
            <wp:extent cx="5731510" cy="4572635"/>
            <wp:effectExtent l="0" t="0" r="2540" b="0"/>
            <wp:docPr id="1242476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76519" name="Image 12424765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CD64" w14:textId="77777777" w:rsidR="00BF3B3D" w:rsidRPr="00BF3B3D" w:rsidRDefault="00BF3B3D" w:rsidP="00BF3B3D"/>
    <w:p w14:paraId="006E7F17" w14:textId="77777777" w:rsidR="00BF3B3D" w:rsidRPr="00BF3B3D" w:rsidRDefault="00BF3B3D" w:rsidP="00BF3B3D"/>
    <w:p w14:paraId="02BC11A8" w14:textId="77777777" w:rsidR="00BF3B3D" w:rsidRPr="00BF3B3D" w:rsidRDefault="00BF3B3D" w:rsidP="00BF3B3D"/>
    <w:p w14:paraId="455A4A53" w14:textId="77777777" w:rsidR="00BF3B3D" w:rsidRDefault="00BF3B3D" w:rsidP="00BF3B3D">
      <w:pPr>
        <w:rPr>
          <w:noProof/>
        </w:rPr>
      </w:pPr>
    </w:p>
    <w:p w14:paraId="0977359D" w14:textId="77777777" w:rsidR="00BF3B3D" w:rsidRDefault="00BF3B3D" w:rsidP="00BF3B3D">
      <w:pPr>
        <w:rPr>
          <w:noProof/>
        </w:rPr>
      </w:pPr>
    </w:p>
    <w:p w14:paraId="5379C3F1" w14:textId="2F56EA86" w:rsidR="00BF3B3D" w:rsidRDefault="00BF3B3D" w:rsidP="00BF3B3D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346FE9DA" wp14:editId="7305A142">
            <wp:extent cx="5731510" cy="5467350"/>
            <wp:effectExtent l="0" t="0" r="2540" b="0"/>
            <wp:docPr id="298553618" name="Image 2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3618" name="Image 2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C791" w14:textId="77777777" w:rsidR="00414BA0" w:rsidRPr="00414BA0" w:rsidRDefault="00414BA0" w:rsidP="00414BA0"/>
    <w:p w14:paraId="514E4BB3" w14:textId="77777777" w:rsidR="00414BA0" w:rsidRDefault="00414BA0" w:rsidP="00414BA0">
      <w:pPr>
        <w:rPr>
          <w:noProof/>
        </w:rPr>
      </w:pPr>
    </w:p>
    <w:p w14:paraId="757BAF5E" w14:textId="0C7EC3CA" w:rsidR="00414BA0" w:rsidRDefault="00414BA0" w:rsidP="00414BA0">
      <w:pPr>
        <w:tabs>
          <w:tab w:val="left" w:pos="1245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7629C91D" wp14:editId="39005360">
            <wp:extent cx="5731510" cy="5681345"/>
            <wp:effectExtent l="0" t="0" r="2540" b="0"/>
            <wp:docPr id="1220501974" name="Image 3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01974" name="Image 3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2DC3" w14:textId="77777777" w:rsidR="00414BA0" w:rsidRPr="00414BA0" w:rsidRDefault="00414BA0" w:rsidP="00414BA0"/>
    <w:p w14:paraId="75B6C4FB" w14:textId="77777777" w:rsidR="00414BA0" w:rsidRPr="00414BA0" w:rsidRDefault="00414BA0" w:rsidP="00414BA0"/>
    <w:p w14:paraId="151DAA71" w14:textId="77777777" w:rsidR="00414BA0" w:rsidRDefault="00414BA0" w:rsidP="00414BA0">
      <w:pPr>
        <w:rPr>
          <w:noProof/>
        </w:rPr>
      </w:pPr>
    </w:p>
    <w:p w14:paraId="2CFF523B" w14:textId="2C00C0F3" w:rsidR="00414BA0" w:rsidRDefault="00414BA0" w:rsidP="00414BA0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33F6EB3E" wp14:editId="39CF6EAF">
            <wp:extent cx="5731510" cy="5262245"/>
            <wp:effectExtent l="0" t="0" r="2540" b="0"/>
            <wp:docPr id="192735565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55659" name="Image 19273556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4C09" w14:textId="77777777" w:rsidR="00414BA0" w:rsidRPr="00414BA0" w:rsidRDefault="00414BA0" w:rsidP="00414BA0"/>
    <w:p w14:paraId="66216354" w14:textId="77777777" w:rsidR="00414BA0" w:rsidRPr="00414BA0" w:rsidRDefault="00414BA0" w:rsidP="00414BA0"/>
    <w:p w14:paraId="72AF6165" w14:textId="77777777" w:rsidR="00414BA0" w:rsidRDefault="00414BA0" w:rsidP="00414BA0">
      <w:pPr>
        <w:rPr>
          <w:noProof/>
        </w:rPr>
      </w:pPr>
    </w:p>
    <w:p w14:paraId="023A5A31" w14:textId="4E8841C9" w:rsidR="00414BA0" w:rsidRDefault="00414BA0" w:rsidP="00414BA0">
      <w:pPr>
        <w:tabs>
          <w:tab w:val="left" w:pos="1125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5C50A179" wp14:editId="374C9181">
            <wp:extent cx="5731510" cy="4879340"/>
            <wp:effectExtent l="0" t="0" r="2540" b="0"/>
            <wp:docPr id="206558252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82529" name="Image 20655825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8269" w14:textId="77777777" w:rsidR="00414BA0" w:rsidRPr="00414BA0" w:rsidRDefault="00414BA0" w:rsidP="00414BA0"/>
    <w:p w14:paraId="7F7E66D9" w14:textId="77777777" w:rsidR="00414BA0" w:rsidRDefault="00414BA0" w:rsidP="00414BA0">
      <w:pPr>
        <w:rPr>
          <w:noProof/>
        </w:rPr>
      </w:pPr>
    </w:p>
    <w:p w14:paraId="4373FFE9" w14:textId="1642C570" w:rsidR="00414BA0" w:rsidRDefault="00414BA0" w:rsidP="00414BA0">
      <w:pPr>
        <w:tabs>
          <w:tab w:val="left" w:pos="1650"/>
        </w:tabs>
      </w:pPr>
      <w:r>
        <w:lastRenderedPageBreak/>
        <w:tab/>
      </w:r>
      <w:r w:rsidRPr="00414BA0">
        <w:rPr>
          <w:noProof/>
        </w:rPr>
        <w:drawing>
          <wp:inline distT="0" distB="0" distL="0" distR="0" wp14:anchorId="1A9D25E4" wp14:editId="46CFFBC1">
            <wp:extent cx="5731510" cy="5405120"/>
            <wp:effectExtent l="0" t="0" r="2540" b="5080"/>
            <wp:docPr id="1326302227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2227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260A" w14:textId="77777777" w:rsidR="00414BA0" w:rsidRPr="00414BA0" w:rsidRDefault="00414BA0" w:rsidP="00414BA0"/>
    <w:p w14:paraId="3256CAB1" w14:textId="77777777" w:rsidR="00414BA0" w:rsidRPr="00414BA0" w:rsidRDefault="00414BA0" w:rsidP="00414BA0"/>
    <w:p w14:paraId="1CDBB3CD" w14:textId="77777777" w:rsidR="00414BA0" w:rsidRPr="00414BA0" w:rsidRDefault="00414BA0" w:rsidP="00414BA0"/>
    <w:p w14:paraId="55123F5A" w14:textId="77777777" w:rsidR="00414BA0" w:rsidRDefault="00414BA0" w:rsidP="00414BA0"/>
    <w:p w14:paraId="243B4CB0" w14:textId="22AC372A" w:rsidR="00414BA0" w:rsidRDefault="00414BA0" w:rsidP="00414BA0">
      <w:pPr>
        <w:tabs>
          <w:tab w:val="left" w:pos="1410"/>
        </w:tabs>
      </w:pPr>
      <w:r>
        <w:lastRenderedPageBreak/>
        <w:tab/>
      </w:r>
      <w:r w:rsidRPr="00414BA0">
        <w:rPr>
          <w:noProof/>
        </w:rPr>
        <w:drawing>
          <wp:inline distT="0" distB="0" distL="0" distR="0" wp14:anchorId="43CD04AD" wp14:editId="256A5B6F">
            <wp:extent cx="5731510" cy="5448300"/>
            <wp:effectExtent l="0" t="0" r="2540" b="0"/>
            <wp:docPr id="909779834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79834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3E61" w14:textId="77777777" w:rsidR="00685AF5" w:rsidRPr="00685AF5" w:rsidRDefault="00685AF5" w:rsidP="00685AF5"/>
    <w:p w14:paraId="2CF6F251" w14:textId="77777777" w:rsidR="00685AF5" w:rsidRPr="00685AF5" w:rsidRDefault="00685AF5" w:rsidP="00685AF5"/>
    <w:p w14:paraId="552A2EAB" w14:textId="77777777" w:rsidR="00685AF5" w:rsidRPr="00685AF5" w:rsidRDefault="00685AF5" w:rsidP="00685AF5"/>
    <w:p w14:paraId="0291BDE8" w14:textId="77777777" w:rsidR="00685AF5" w:rsidRPr="00685AF5" w:rsidRDefault="00685AF5" w:rsidP="00685AF5"/>
    <w:p w14:paraId="247361E6" w14:textId="77777777" w:rsidR="00685AF5" w:rsidRPr="00685AF5" w:rsidRDefault="00685AF5" w:rsidP="00685AF5"/>
    <w:p w14:paraId="2978D90D" w14:textId="77777777" w:rsidR="00685AF5" w:rsidRDefault="00685AF5" w:rsidP="00685AF5"/>
    <w:p w14:paraId="4F8EB23F" w14:textId="034DB919" w:rsidR="00685AF5" w:rsidRDefault="00685AF5" w:rsidP="00685AF5">
      <w:pPr>
        <w:tabs>
          <w:tab w:val="left" w:pos="1380"/>
        </w:tabs>
      </w:pPr>
      <w:r>
        <w:lastRenderedPageBreak/>
        <w:tab/>
      </w:r>
      <w:r w:rsidRPr="00685AF5">
        <w:rPr>
          <w:noProof/>
        </w:rPr>
        <w:drawing>
          <wp:inline distT="0" distB="0" distL="0" distR="0" wp14:anchorId="57C2AEF9" wp14:editId="07ADE969">
            <wp:extent cx="5731510" cy="5897880"/>
            <wp:effectExtent l="0" t="0" r="2540" b="7620"/>
            <wp:docPr id="2684282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28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6106" w14:textId="77777777" w:rsidR="00AF7A06" w:rsidRDefault="00AF7A06" w:rsidP="00AF7A06"/>
    <w:p w14:paraId="3364F7F6" w14:textId="77777777" w:rsidR="00AF7A06" w:rsidRDefault="00AF7A06" w:rsidP="00AF7A06"/>
    <w:p w14:paraId="06F2BAD7" w14:textId="12CC9EA2" w:rsidR="00AF7A06" w:rsidRDefault="00AF7A06" w:rsidP="00AF7A06">
      <w:pPr>
        <w:tabs>
          <w:tab w:val="left" w:pos="1020"/>
        </w:tabs>
      </w:pPr>
      <w:r>
        <w:lastRenderedPageBreak/>
        <w:tab/>
      </w:r>
      <w:r w:rsidRPr="00AF7A06">
        <w:rPr>
          <w:noProof/>
        </w:rPr>
        <w:drawing>
          <wp:inline distT="0" distB="0" distL="0" distR="0" wp14:anchorId="4EEE699E" wp14:editId="441B1108">
            <wp:extent cx="5731510" cy="3869690"/>
            <wp:effectExtent l="0" t="0" r="2540" b="0"/>
            <wp:docPr id="439181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81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98CB" w14:textId="77777777" w:rsidR="00CD5989" w:rsidRPr="00CD5989" w:rsidRDefault="00CD5989" w:rsidP="00CD5989"/>
    <w:p w14:paraId="5CF16DB8" w14:textId="77777777" w:rsidR="00CD5989" w:rsidRPr="00CD5989" w:rsidRDefault="00CD5989" w:rsidP="00CD5989"/>
    <w:p w14:paraId="04306D61" w14:textId="77777777" w:rsidR="00CD5989" w:rsidRDefault="00CD5989" w:rsidP="00CD5989"/>
    <w:p w14:paraId="5A5A1756" w14:textId="7950D892" w:rsidR="00CD5989" w:rsidRDefault="00CD5989" w:rsidP="00CD5989">
      <w:pPr>
        <w:tabs>
          <w:tab w:val="left" w:pos="1650"/>
        </w:tabs>
      </w:pPr>
      <w:r>
        <w:lastRenderedPageBreak/>
        <w:tab/>
      </w:r>
      <w:r w:rsidRPr="00CD5989">
        <w:rPr>
          <w:noProof/>
        </w:rPr>
        <w:drawing>
          <wp:inline distT="0" distB="0" distL="0" distR="0" wp14:anchorId="2D9157E5" wp14:editId="71A347F3">
            <wp:extent cx="5731510" cy="4177030"/>
            <wp:effectExtent l="0" t="0" r="2540" b="0"/>
            <wp:docPr id="21405975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97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855B" w14:textId="7BFE8291" w:rsidR="00AE2B21" w:rsidRPr="00CD5989" w:rsidRDefault="00AE2B21" w:rsidP="00CD5989">
      <w:pPr>
        <w:tabs>
          <w:tab w:val="left" w:pos="1650"/>
        </w:tabs>
      </w:pPr>
      <w:r w:rsidRPr="00AE2B21">
        <w:rPr>
          <w:noProof/>
        </w:rPr>
        <w:lastRenderedPageBreak/>
        <w:drawing>
          <wp:inline distT="0" distB="0" distL="0" distR="0" wp14:anchorId="6DE3F853" wp14:editId="1F7612A7">
            <wp:extent cx="5731510" cy="3865245"/>
            <wp:effectExtent l="0" t="0" r="2540" b="1905"/>
            <wp:docPr id="1590956484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56484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B21" w:rsidRPr="00CD5989" w:rsidSect="002D4E74">
      <w:headerReference w:type="default" r:id="rId23"/>
      <w:footerReference w:type="default" r:id="rId24"/>
      <w:pgSz w:w="11906" w:h="16838"/>
      <w:pgMar w:top="2268" w:right="1440" w:bottom="1440" w:left="1440" w:header="39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1D57E" w14:textId="77777777" w:rsidR="009E1542" w:rsidRDefault="009E1542">
      <w:r>
        <w:separator/>
      </w:r>
    </w:p>
  </w:endnote>
  <w:endnote w:type="continuationSeparator" w:id="0">
    <w:p w14:paraId="278C2578" w14:textId="77777777" w:rsidR="009E1542" w:rsidRDefault="009E1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sby CF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sbyCF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9693C" w14:textId="77777777" w:rsidR="002D4E74" w:rsidRDefault="002D4E74" w:rsidP="003F214C">
    <w:pPr>
      <w:jc w:val="center"/>
      <w:rPr>
        <w:rFonts w:asciiTheme="minorHAnsi" w:eastAsia="Arial Unicode MS" w:hAnsiTheme="minorHAnsi" w:cstheme="minorHAnsi"/>
        <w:sz w:val="14"/>
        <w:szCs w:val="14"/>
      </w:rPr>
    </w:pPr>
  </w:p>
  <w:p w14:paraId="306709AD" w14:textId="77777777" w:rsidR="002D4E74" w:rsidRDefault="002D4E74" w:rsidP="002D4E74">
    <w:pPr>
      <w:jc w:val="center"/>
      <w:rPr>
        <w:rFonts w:asciiTheme="minorHAnsi" w:eastAsia="Arial Unicode MS" w:hAnsiTheme="minorHAnsi" w:cstheme="minorHAnsi"/>
        <w:sz w:val="14"/>
        <w:szCs w:val="14"/>
      </w:rPr>
    </w:pPr>
  </w:p>
  <w:p w14:paraId="7BEAF475" w14:textId="77777777" w:rsidR="003F214C" w:rsidRPr="002D4E74" w:rsidRDefault="003F214C" w:rsidP="002D4E74">
    <w:pPr>
      <w:jc w:val="center"/>
      <w:rPr>
        <w:rFonts w:asciiTheme="minorHAnsi" w:eastAsia="Arial Unicode MS" w:hAnsiTheme="minorHAnsi" w:cstheme="minorHAnsi"/>
        <w:sz w:val="14"/>
        <w:szCs w:val="14"/>
      </w:rPr>
    </w:pPr>
    <w:r w:rsidRPr="002D4E74">
      <w:rPr>
        <w:rFonts w:asciiTheme="minorHAnsi" w:eastAsia="Calibri" w:hAnsiTheme="minorHAnsi" w:cstheme="minorHAnsi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7F405D65" wp14:editId="634BEC44">
          <wp:simplePos x="0" y="0"/>
          <wp:positionH relativeFrom="page">
            <wp:posOffset>6496050</wp:posOffset>
          </wp:positionH>
          <wp:positionV relativeFrom="paragraph">
            <wp:posOffset>-92710</wp:posOffset>
          </wp:positionV>
          <wp:extent cx="767417" cy="684530"/>
          <wp:effectExtent l="0" t="0" r="0" b="1270"/>
          <wp:wrapNone/>
          <wp:docPr id="1387549857" name="Image 1387549857" descr="Plan de travail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Plan de travail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417" cy="684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D4E74">
      <w:rPr>
        <w:rFonts w:asciiTheme="minorHAnsi" w:eastAsia="Arial Unicode MS" w:hAnsiTheme="minorHAnsi" w:cstheme="minorHAnsi"/>
        <w:sz w:val="14"/>
        <w:szCs w:val="14"/>
      </w:rPr>
      <w:t>COMPAGNIE DES BAUXITES DE GUINEE</w:t>
    </w:r>
  </w:p>
  <w:p w14:paraId="7FB118B2" w14:textId="77777777" w:rsidR="003F214C" w:rsidRPr="002D4E74" w:rsidRDefault="003F214C" w:rsidP="002D4E74">
    <w:pPr>
      <w:jc w:val="center"/>
      <w:rPr>
        <w:rFonts w:asciiTheme="minorHAnsi" w:eastAsia="Arial Unicode MS" w:hAnsiTheme="minorHAnsi" w:cstheme="minorHAnsi"/>
        <w:sz w:val="14"/>
        <w:szCs w:val="14"/>
      </w:rPr>
    </w:pPr>
    <w:r w:rsidRPr="002D4E74">
      <w:rPr>
        <w:rFonts w:asciiTheme="minorHAnsi" w:eastAsia="Arial Unicode MS" w:hAnsiTheme="minorHAnsi" w:cstheme="minorHAnsi"/>
        <w:sz w:val="14"/>
        <w:szCs w:val="14"/>
      </w:rPr>
      <w:t>Direction Générale Sise à Kamsar – B.P : 100 |</w:t>
    </w:r>
  </w:p>
  <w:p w14:paraId="480D6FF5" w14:textId="77777777" w:rsidR="003F214C" w:rsidRPr="002D4E74" w:rsidRDefault="003F214C" w:rsidP="002D4E74">
    <w:pPr>
      <w:jc w:val="center"/>
      <w:rPr>
        <w:rFonts w:asciiTheme="minorHAnsi" w:eastAsia="Arial Unicode MS" w:hAnsiTheme="minorHAnsi" w:cstheme="minorHAnsi"/>
        <w:sz w:val="14"/>
        <w:szCs w:val="14"/>
      </w:rPr>
    </w:pPr>
    <w:r w:rsidRPr="002D4E74">
      <w:rPr>
        <w:rFonts w:asciiTheme="minorHAnsi" w:eastAsia="Arial Unicode MS" w:hAnsiTheme="minorHAnsi" w:cstheme="minorHAnsi"/>
        <w:sz w:val="14"/>
        <w:szCs w:val="14"/>
      </w:rPr>
      <w:t>Sis au Quartier Minière, Commune de Dixinn, Immeuble SG9, 2eme Etage – B.P : 523</w:t>
    </w:r>
  </w:p>
  <w:p w14:paraId="468CD741" w14:textId="77777777" w:rsidR="003F214C" w:rsidRPr="002D4E74" w:rsidRDefault="003F214C" w:rsidP="002D4E74">
    <w:pPr>
      <w:jc w:val="center"/>
      <w:rPr>
        <w:rFonts w:asciiTheme="minorHAnsi" w:eastAsia="Arial Unicode MS" w:hAnsiTheme="minorHAnsi" w:cstheme="minorHAnsi"/>
        <w:sz w:val="14"/>
        <w:szCs w:val="14"/>
      </w:rPr>
    </w:pPr>
    <w:r w:rsidRPr="002D4E74">
      <w:rPr>
        <w:rFonts w:asciiTheme="minorHAnsi" w:eastAsia="Arial Unicode MS" w:hAnsiTheme="minorHAnsi" w:cstheme="minorHAnsi"/>
        <w:sz w:val="14"/>
        <w:szCs w:val="14"/>
      </w:rPr>
      <w:t xml:space="preserve">Contacts : </w:t>
    </w:r>
    <w:hyperlink r:id="rId2" w:history="1">
      <w:r w:rsidRPr="002D4E74">
        <w:rPr>
          <w:rFonts w:asciiTheme="minorHAnsi" w:eastAsia="Arial Unicode MS" w:hAnsiTheme="minorHAnsi" w:cstheme="minorHAnsi"/>
          <w:color w:val="0563C1"/>
          <w:sz w:val="14"/>
          <w:szCs w:val="14"/>
          <w:u w:val="single"/>
        </w:rPr>
        <w:t>info@cbg-guinee.com</w:t>
      </w:r>
    </w:hyperlink>
    <w:r w:rsidRPr="002D4E74">
      <w:rPr>
        <w:rFonts w:asciiTheme="minorHAnsi" w:eastAsia="Arial Unicode MS" w:hAnsiTheme="minorHAnsi" w:cstheme="minorHAnsi"/>
        <w:sz w:val="14"/>
        <w:szCs w:val="14"/>
      </w:rPr>
      <w:t xml:space="preserve"> | </w:t>
    </w:r>
    <w:proofErr w:type="gramStart"/>
    <w:r w:rsidRPr="002D4E74">
      <w:rPr>
        <w:rFonts w:asciiTheme="minorHAnsi" w:eastAsia="Arial Unicode MS" w:hAnsiTheme="minorHAnsi" w:cstheme="minorHAnsi"/>
        <w:sz w:val="14"/>
        <w:szCs w:val="14"/>
      </w:rPr>
      <w:t>Tel:</w:t>
    </w:r>
    <w:proofErr w:type="gramEnd"/>
    <w:r w:rsidRPr="002D4E74">
      <w:rPr>
        <w:rFonts w:asciiTheme="minorHAnsi" w:eastAsia="Arial Unicode MS" w:hAnsiTheme="minorHAnsi" w:cstheme="minorHAnsi"/>
        <w:sz w:val="14"/>
        <w:szCs w:val="14"/>
      </w:rPr>
      <w:t xml:space="preserve"> (+ 224) 624 253 219 / 629 006 098</w:t>
    </w:r>
  </w:p>
  <w:p w14:paraId="242ABCDF" w14:textId="77777777" w:rsidR="003F214C" w:rsidRPr="002D4E74" w:rsidRDefault="003F214C" w:rsidP="002D4E74">
    <w:pPr>
      <w:jc w:val="center"/>
      <w:rPr>
        <w:rFonts w:asciiTheme="minorHAnsi" w:eastAsia="Arial Unicode MS" w:hAnsiTheme="minorHAnsi" w:cstheme="minorHAnsi"/>
        <w:sz w:val="14"/>
        <w:szCs w:val="14"/>
      </w:rPr>
    </w:pPr>
    <w:r w:rsidRPr="002D4E74">
      <w:rPr>
        <w:rFonts w:asciiTheme="minorHAnsi" w:eastAsia="Arial Unicode MS" w:hAnsiTheme="minorHAnsi" w:cstheme="minorHAnsi"/>
        <w:sz w:val="14"/>
        <w:szCs w:val="14"/>
      </w:rPr>
      <w:t>Certifiée ISO 9001 : 2015 - ISO 14001 : 2015 - ISO 45001 :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365BD" w14:textId="77777777" w:rsidR="009E1542" w:rsidRDefault="009E1542">
      <w:r>
        <w:separator/>
      </w:r>
    </w:p>
  </w:footnote>
  <w:footnote w:type="continuationSeparator" w:id="0">
    <w:p w14:paraId="57C4D81E" w14:textId="77777777" w:rsidR="009E1542" w:rsidRDefault="009E1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D1D47" w14:textId="77777777" w:rsidR="00681FF7" w:rsidRDefault="00BE372A" w:rsidP="00681FF7">
    <w:pPr>
      <w:autoSpaceDE w:val="0"/>
      <w:autoSpaceDN w:val="0"/>
      <w:adjustRightInd w:val="0"/>
      <w:rPr>
        <w:rFonts w:ascii="VisbyCF-Medium" w:hAnsi="VisbyCF-Medium" w:cs="VisbyCF-Medium"/>
        <w:color w:val="072341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78E40D" wp14:editId="56D19BB1">
          <wp:simplePos x="0" y="0"/>
          <wp:positionH relativeFrom="column">
            <wp:posOffset>3848100</wp:posOffset>
          </wp:positionH>
          <wp:positionV relativeFrom="paragraph">
            <wp:posOffset>-31115</wp:posOffset>
          </wp:positionV>
          <wp:extent cx="2429510" cy="565150"/>
          <wp:effectExtent l="0" t="0" r="0" b="0"/>
          <wp:wrapNone/>
          <wp:docPr id="12" name="Image 12" descr="Plan de travail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Plan de travail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398" b="37286"/>
                  <a:stretch>
                    <a:fillRect/>
                  </a:stretch>
                </pic:blipFill>
                <pic:spPr bwMode="auto">
                  <a:xfrm>
                    <a:off x="0" y="0"/>
                    <a:ext cx="242951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424EAE64" wp14:editId="5F850B0B">
          <wp:simplePos x="0" y="0"/>
          <wp:positionH relativeFrom="margin">
            <wp:posOffset>-252730</wp:posOffset>
          </wp:positionH>
          <wp:positionV relativeFrom="margin">
            <wp:posOffset>-1233170</wp:posOffset>
          </wp:positionV>
          <wp:extent cx="933450" cy="1075055"/>
          <wp:effectExtent l="0" t="0" r="0" b="0"/>
          <wp:wrapSquare wrapText="bothSides"/>
          <wp:docPr id="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1075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2" behindDoc="0" locked="0" layoutInCell="1" allowOverlap="1" wp14:anchorId="0E05813C" wp14:editId="043BA548">
          <wp:simplePos x="0" y="0"/>
          <wp:positionH relativeFrom="margin">
            <wp:posOffset>2446020</wp:posOffset>
          </wp:positionH>
          <wp:positionV relativeFrom="margin">
            <wp:posOffset>-1894840</wp:posOffset>
          </wp:positionV>
          <wp:extent cx="3505200" cy="88900"/>
          <wp:effectExtent l="0" t="0" r="0" b="0"/>
          <wp:wrapSquare wrapText="bothSides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05200" cy="88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0311">
      <w:t xml:space="preserve">                                                                                          </w:t>
    </w:r>
  </w:p>
  <w:p w14:paraId="12A925BB" w14:textId="77777777" w:rsidR="00681FF7" w:rsidRDefault="00CD0311" w:rsidP="00681FF7">
    <w:pPr>
      <w:pStyle w:val="En-tte"/>
    </w:pPr>
    <w:r>
      <w:rPr>
        <w:b/>
        <w:bCs/>
        <w:color w:val="201F1E"/>
        <w:szCs w:val="22"/>
        <w:u w:val="single"/>
        <w:bdr w:val="none" w:sz="0" w:space="0" w:color="auto" w:frame="1"/>
        <w:shd w:val="clear" w:color="auto" w:fill="FFFFFF"/>
      </w:rPr>
      <w:t xml:space="preserve">                    </w:t>
    </w:r>
  </w:p>
  <w:p w14:paraId="7E193100" w14:textId="77777777" w:rsidR="00681FF7" w:rsidRDefault="00681FF7" w:rsidP="00681FF7">
    <w:pPr>
      <w:pStyle w:val="En-tte"/>
    </w:pPr>
  </w:p>
  <w:p w14:paraId="2779C470" w14:textId="77777777" w:rsidR="00681FF7" w:rsidRPr="005D52B3" w:rsidRDefault="00681FF7" w:rsidP="00681FF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D5D2D"/>
    <w:multiLevelType w:val="multilevel"/>
    <w:tmpl w:val="C31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C7772"/>
    <w:multiLevelType w:val="multilevel"/>
    <w:tmpl w:val="2078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201A3"/>
    <w:multiLevelType w:val="multilevel"/>
    <w:tmpl w:val="163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92122">
    <w:abstractNumId w:val="1"/>
  </w:num>
  <w:num w:numId="2" w16cid:durableId="1129591845">
    <w:abstractNumId w:val="2"/>
  </w:num>
  <w:num w:numId="3" w16cid:durableId="192899714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akité, Mohamed Ashour">
    <w15:presenceInfo w15:providerId="AD" w15:userId="S::MDK032@cbg-guinee.com::133d74db-146c-4a9b-b898-4817ee1078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8B1"/>
    <w:rsid w:val="000152E1"/>
    <w:rsid w:val="00055F83"/>
    <w:rsid w:val="000821DA"/>
    <w:rsid w:val="000873A3"/>
    <w:rsid w:val="000D12A8"/>
    <w:rsid w:val="000E5C53"/>
    <w:rsid w:val="000E72D5"/>
    <w:rsid w:val="00102F91"/>
    <w:rsid w:val="001241E5"/>
    <w:rsid w:val="0013510E"/>
    <w:rsid w:val="0014253C"/>
    <w:rsid w:val="00196992"/>
    <w:rsid w:val="001C3F82"/>
    <w:rsid w:val="001C630A"/>
    <w:rsid w:val="001D18A8"/>
    <w:rsid w:val="00205F3D"/>
    <w:rsid w:val="00217AA5"/>
    <w:rsid w:val="00223684"/>
    <w:rsid w:val="00235FE4"/>
    <w:rsid w:val="0023763E"/>
    <w:rsid w:val="00251928"/>
    <w:rsid w:val="0026253F"/>
    <w:rsid w:val="002672C4"/>
    <w:rsid w:val="002A2019"/>
    <w:rsid w:val="002B10E8"/>
    <w:rsid w:val="002B5285"/>
    <w:rsid w:val="002C0D12"/>
    <w:rsid w:val="002D0CA6"/>
    <w:rsid w:val="002D4E74"/>
    <w:rsid w:val="002F507B"/>
    <w:rsid w:val="002F6991"/>
    <w:rsid w:val="00300D61"/>
    <w:rsid w:val="0031162A"/>
    <w:rsid w:val="00315FF7"/>
    <w:rsid w:val="0033202E"/>
    <w:rsid w:val="00334242"/>
    <w:rsid w:val="003B7F43"/>
    <w:rsid w:val="003C7CDD"/>
    <w:rsid w:val="003E1755"/>
    <w:rsid w:val="003E53CC"/>
    <w:rsid w:val="003F214C"/>
    <w:rsid w:val="003F45FA"/>
    <w:rsid w:val="00410761"/>
    <w:rsid w:val="00414BA0"/>
    <w:rsid w:val="0041665D"/>
    <w:rsid w:val="00430878"/>
    <w:rsid w:val="0043428F"/>
    <w:rsid w:val="004468F0"/>
    <w:rsid w:val="00453B5E"/>
    <w:rsid w:val="00454026"/>
    <w:rsid w:val="004601AB"/>
    <w:rsid w:val="00464BB0"/>
    <w:rsid w:val="00471266"/>
    <w:rsid w:val="00480105"/>
    <w:rsid w:val="004A048A"/>
    <w:rsid w:val="004A702E"/>
    <w:rsid w:val="004B1859"/>
    <w:rsid w:val="004B6E32"/>
    <w:rsid w:val="004C6C4F"/>
    <w:rsid w:val="004D7DD9"/>
    <w:rsid w:val="004E60A7"/>
    <w:rsid w:val="00525BD3"/>
    <w:rsid w:val="00532495"/>
    <w:rsid w:val="00560B36"/>
    <w:rsid w:val="00570544"/>
    <w:rsid w:val="00584BD6"/>
    <w:rsid w:val="0059395A"/>
    <w:rsid w:val="005B0DB5"/>
    <w:rsid w:val="005C43F9"/>
    <w:rsid w:val="005C6E94"/>
    <w:rsid w:val="005E3885"/>
    <w:rsid w:val="005F150D"/>
    <w:rsid w:val="005F2759"/>
    <w:rsid w:val="005F7EA8"/>
    <w:rsid w:val="00605777"/>
    <w:rsid w:val="00627495"/>
    <w:rsid w:val="0063273E"/>
    <w:rsid w:val="00640722"/>
    <w:rsid w:val="006467C4"/>
    <w:rsid w:val="006514DA"/>
    <w:rsid w:val="00654BAD"/>
    <w:rsid w:val="006571E7"/>
    <w:rsid w:val="00671E01"/>
    <w:rsid w:val="006769B4"/>
    <w:rsid w:val="00681FF7"/>
    <w:rsid w:val="00683950"/>
    <w:rsid w:val="00685AF5"/>
    <w:rsid w:val="00687F41"/>
    <w:rsid w:val="006A1858"/>
    <w:rsid w:val="006A4379"/>
    <w:rsid w:val="006B3AC4"/>
    <w:rsid w:val="006B4790"/>
    <w:rsid w:val="006F31C5"/>
    <w:rsid w:val="00706DCD"/>
    <w:rsid w:val="007127A6"/>
    <w:rsid w:val="00716EF5"/>
    <w:rsid w:val="00723083"/>
    <w:rsid w:val="00725FB7"/>
    <w:rsid w:val="00736760"/>
    <w:rsid w:val="00737F0E"/>
    <w:rsid w:val="0074280C"/>
    <w:rsid w:val="007609E2"/>
    <w:rsid w:val="00762946"/>
    <w:rsid w:val="007666CC"/>
    <w:rsid w:val="00782D44"/>
    <w:rsid w:val="007B189E"/>
    <w:rsid w:val="007B323D"/>
    <w:rsid w:val="007D1F98"/>
    <w:rsid w:val="007E31CB"/>
    <w:rsid w:val="007F4F92"/>
    <w:rsid w:val="007F6044"/>
    <w:rsid w:val="00807A7A"/>
    <w:rsid w:val="00816CF2"/>
    <w:rsid w:val="0082188D"/>
    <w:rsid w:val="0084253F"/>
    <w:rsid w:val="00851130"/>
    <w:rsid w:val="00861DF6"/>
    <w:rsid w:val="00875355"/>
    <w:rsid w:val="00885BFB"/>
    <w:rsid w:val="008D0CB3"/>
    <w:rsid w:val="008D65B4"/>
    <w:rsid w:val="008E13BE"/>
    <w:rsid w:val="008E42FD"/>
    <w:rsid w:val="008E6D5D"/>
    <w:rsid w:val="008F1E02"/>
    <w:rsid w:val="0091118B"/>
    <w:rsid w:val="00920677"/>
    <w:rsid w:val="00922C51"/>
    <w:rsid w:val="009372FF"/>
    <w:rsid w:val="009679DE"/>
    <w:rsid w:val="0097222F"/>
    <w:rsid w:val="009808B1"/>
    <w:rsid w:val="00982008"/>
    <w:rsid w:val="00983086"/>
    <w:rsid w:val="009A16EF"/>
    <w:rsid w:val="009A3625"/>
    <w:rsid w:val="009A46F9"/>
    <w:rsid w:val="009B455A"/>
    <w:rsid w:val="009D2574"/>
    <w:rsid w:val="009D2883"/>
    <w:rsid w:val="009D434C"/>
    <w:rsid w:val="009D47DF"/>
    <w:rsid w:val="009E1542"/>
    <w:rsid w:val="009E15E4"/>
    <w:rsid w:val="009F5D2D"/>
    <w:rsid w:val="009F7078"/>
    <w:rsid w:val="009F7EE5"/>
    <w:rsid w:val="00A1171E"/>
    <w:rsid w:val="00A1193F"/>
    <w:rsid w:val="00A130A7"/>
    <w:rsid w:val="00A218B7"/>
    <w:rsid w:val="00A43265"/>
    <w:rsid w:val="00A54F23"/>
    <w:rsid w:val="00A57F4A"/>
    <w:rsid w:val="00A67A9E"/>
    <w:rsid w:val="00A7400B"/>
    <w:rsid w:val="00A770D0"/>
    <w:rsid w:val="00A932B0"/>
    <w:rsid w:val="00A93E2D"/>
    <w:rsid w:val="00AA2D30"/>
    <w:rsid w:val="00AA5735"/>
    <w:rsid w:val="00AC0E9F"/>
    <w:rsid w:val="00AC10E9"/>
    <w:rsid w:val="00AC11A5"/>
    <w:rsid w:val="00AD295B"/>
    <w:rsid w:val="00AE2B21"/>
    <w:rsid w:val="00AF5E70"/>
    <w:rsid w:val="00AF7A06"/>
    <w:rsid w:val="00B04574"/>
    <w:rsid w:val="00B1330D"/>
    <w:rsid w:val="00B15AEB"/>
    <w:rsid w:val="00B22B3C"/>
    <w:rsid w:val="00B34134"/>
    <w:rsid w:val="00B517E8"/>
    <w:rsid w:val="00B658B2"/>
    <w:rsid w:val="00B81F90"/>
    <w:rsid w:val="00B853C9"/>
    <w:rsid w:val="00BA7C9F"/>
    <w:rsid w:val="00BE372A"/>
    <w:rsid w:val="00BF3B3D"/>
    <w:rsid w:val="00C103E3"/>
    <w:rsid w:val="00C148B3"/>
    <w:rsid w:val="00C21181"/>
    <w:rsid w:val="00C252BB"/>
    <w:rsid w:val="00C412C8"/>
    <w:rsid w:val="00C53FF8"/>
    <w:rsid w:val="00C558EB"/>
    <w:rsid w:val="00C75833"/>
    <w:rsid w:val="00C77E8F"/>
    <w:rsid w:val="00C8049C"/>
    <w:rsid w:val="00C8557D"/>
    <w:rsid w:val="00C86763"/>
    <w:rsid w:val="00C87751"/>
    <w:rsid w:val="00C93AF9"/>
    <w:rsid w:val="00CA487D"/>
    <w:rsid w:val="00CA52AA"/>
    <w:rsid w:val="00CB5091"/>
    <w:rsid w:val="00CD0311"/>
    <w:rsid w:val="00CD5989"/>
    <w:rsid w:val="00CE62F3"/>
    <w:rsid w:val="00CF55B2"/>
    <w:rsid w:val="00D135AA"/>
    <w:rsid w:val="00D1784C"/>
    <w:rsid w:val="00D4631A"/>
    <w:rsid w:val="00D77317"/>
    <w:rsid w:val="00D86E91"/>
    <w:rsid w:val="00D953FC"/>
    <w:rsid w:val="00DC6C5C"/>
    <w:rsid w:val="00DC7A5B"/>
    <w:rsid w:val="00DE68D7"/>
    <w:rsid w:val="00E06E91"/>
    <w:rsid w:val="00E16930"/>
    <w:rsid w:val="00E17494"/>
    <w:rsid w:val="00E221E1"/>
    <w:rsid w:val="00E22AE5"/>
    <w:rsid w:val="00E376C8"/>
    <w:rsid w:val="00E57133"/>
    <w:rsid w:val="00E57DAC"/>
    <w:rsid w:val="00E81E8E"/>
    <w:rsid w:val="00E86012"/>
    <w:rsid w:val="00E87F36"/>
    <w:rsid w:val="00E90A6C"/>
    <w:rsid w:val="00E913B3"/>
    <w:rsid w:val="00EA2723"/>
    <w:rsid w:val="00EB2E22"/>
    <w:rsid w:val="00EC501F"/>
    <w:rsid w:val="00ED4427"/>
    <w:rsid w:val="00EE232C"/>
    <w:rsid w:val="00EE3699"/>
    <w:rsid w:val="00EE7F1B"/>
    <w:rsid w:val="00F0075C"/>
    <w:rsid w:val="00F023A1"/>
    <w:rsid w:val="00F0591F"/>
    <w:rsid w:val="00F132E1"/>
    <w:rsid w:val="00F20782"/>
    <w:rsid w:val="00F24627"/>
    <w:rsid w:val="00F61E94"/>
    <w:rsid w:val="00F731E1"/>
    <w:rsid w:val="00FA041B"/>
    <w:rsid w:val="00FB07F1"/>
    <w:rsid w:val="00FC2105"/>
    <w:rsid w:val="00FD2F47"/>
    <w:rsid w:val="00FE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D3E620"/>
  <w15:chartTrackingRefBased/>
  <w15:docId w15:val="{BABF378B-154C-425B-9989-667B0268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isby CF" w:eastAsia="Times New Roman" w:hAnsi="Visby CF" w:cs="Times New Roman"/>
        <w:sz w:val="22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7C4"/>
    <w:rPr>
      <w:rFonts w:ascii="Arial" w:hAnsi="Arial" w:cs="Arial"/>
      <w:sz w:val="24"/>
    </w:rPr>
  </w:style>
  <w:style w:type="paragraph" w:styleId="Titre1">
    <w:name w:val="heading 1"/>
    <w:basedOn w:val="Normal"/>
    <w:next w:val="Normal"/>
    <w:link w:val="Titre1Car"/>
    <w:qFormat/>
    <w:rsid w:val="006467C4"/>
    <w:pPr>
      <w:keepNext/>
      <w:jc w:val="center"/>
      <w:outlineLvl w:val="0"/>
    </w:pPr>
    <w:rPr>
      <w:sz w:val="20"/>
      <w:szCs w:val="20"/>
      <w:u w:val="single"/>
      <w:lang w:val="en-GB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0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08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08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08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08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08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08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08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0311"/>
    <w:pPr>
      <w:tabs>
        <w:tab w:val="center" w:pos="4513"/>
        <w:tab w:val="right" w:pos="9026"/>
      </w:tabs>
    </w:pPr>
    <w:rPr>
      <w:rFonts w:ascii="Visby CF" w:eastAsia="Calibri" w:hAnsi="Visby CF" w:cs="Times New Roman"/>
      <w:sz w:val="22"/>
    </w:rPr>
  </w:style>
  <w:style w:type="character" w:customStyle="1" w:styleId="En-tteCar">
    <w:name w:val="En-tête Car"/>
    <w:link w:val="En-tte"/>
    <w:uiPriority w:val="99"/>
    <w:rsid w:val="00CD0311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CD0311"/>
    <w:pPr>
      <w:spacing w:before="100" w:beforeAutospacing="1" w:after="100" w:afterAutospacing="1"/>
    </w:pPr>
    <w:rPr>
      <w:rFonts w:ascii="Times New Roman" w:hAnsi="Times New Roman" w:cs="Times New Roman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CD0311"/>
    <w:pPr>
      <w:tabs>
        <w:tab w:val="center" w:pos="4536"/>
        <w:tab w:val="right" w:pos="9072"/>
      </w:tabs>
    </w:pPr>
    <w:rPr>
      <w:rFonts w:ascii="Visby CF" w:eastAsia="Calibri" w:hAnsi="Visby CF" w:cs="Times New Roman"/>
      <w:sz w:val="22"/>
    </w:rPr>
  </w:style>
  <w:style w:type="character" w:customStyle="1" w:styleId="PieddepageCar">
    <w:name w:val="Pied de page Car"/>
    <w:link w:val="Pieddepage"/>
    <w:uiPriority w:val="99"/>
    <w:rsid w:val="00CD0311"/>
    <w:rPr>
      <w:rFonts w:ascii="Calibri" w:eastAsia="Calibri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E232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EE232C"/>
    <w:rPr>
      <w:rFonts w:ascii="Segoe UI" w:hAnsi="Segoe UI" w:cs="Segoe UI"/>
      <w:sz w:val="18"/>
      <w:szCs w:val="18"/>
      <w:lang w:eastAsia="en-US"/>
    </w:rPr>
  </w:style>
  <w:style w:type="character" w:styleId="Lienhypertexte">
    <w:name w:val="Hyperlink"/>
    <w:uiPriority w:val="99"/>
    <w:unhideWhenUsed/>
    <w:rsid w:val="005E3885"/>
    <w:rPr>
      <w:color w:val="0563C1"/>
      <w:u w:val="single"/>
    </w:rPr>
  </w:style>
  <w:style w:type="character" w:customStyle="1" w:styleId="Titre1Car">
    <w:name w:val="Titre 1 Car"/>
    <w:basedOn w:val="Policepardfaut"/>
    <w:link w:val="Titre1"/>
    <w:rsid w:val="006467C4"/>
    <w:rPr>
      <w:rFonts w:ascii="Arial" w:eastAsia="Times New Roman" w:hAnsi="Arial" w:cs="Arial"/>
      <w:sz w:val="20"/>
      <w:szCs w:val="20"/>
      <w:u w:val="single"/>
      <w:lang w:val="en-GB"/>
    </w:rPr>
  </w:style>
  <w:style w:type="paragraph" w:styleId="Corpsdetexte">
    <w:name w:val="Body Text"/>
    <w:basedOn w:val="Normal"/>
    <w:link w:val="CorpsdetexteCar"/>
    <w:rsid w:val="006467C4"/>
    <w:pPr>
      <w:jc w:val="both"/>
    </w:pPr>
  </w:style>
  <w:style w:type="character" w:customStyle="1" w:styleId="CorpsdetexteCar">
    <w:name w:val="Corps de texte Car"/>
    <w:basedOn w:val="Policepardfaut"/>
    <w:link w:val="Corpsdetexte"/>
    <w:rsid w:val="006467C4"/>
    <w:rPr>
      <w:rFonts w:ascii="Arial" w:eastAsia="Times New Roman" w:hAnsi="Arial" w:cs="Arial"/>
      <w:sz w:val="24"/>
    </w:rPr>
  </w:style>
  <w:style w:type="character" w:customStyle="1" w:styleId="Titre2Car">
    <w:name w:val="Titre 2 Car"/>
    <w:basedOn w:val="Policepardfaut"/>
    <w:link w:val="Titre2"/>
    <w:uiPriority w:val="9"/>
    <w:rsid w:val="009808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08B1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08B1"/>
    <w:rPr>
      <w:rFonts w:asciiTheme="minorHAnsi" w:eastAsiaTheme="majorEastAsia" w:hAnsiTheme="minorHAnsi" w:cstheme="majorBidi"/>
      <w:i/>
      <w:iCs/>
      <w:color w:val="2E74B5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9808B1"/>
    <w:rPr>
      <w:rFonts w:asciiTheme="minorHAnsi" w:eastAsiaTheme="majorEastAsia" w:hAnsiTheme="minorHAnsi" w:cstheme="majorBidi"/>
      <w:color w:val="2E74B5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9808B1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9808B1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9808B1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9808B1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9808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0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08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08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08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08B1"/>
    <w:rPr>
      <w:rFonts w:ascii="Arial" w:hAnsi="Arial" w:cs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9808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08B1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08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08B1"/>
    <w:rPr>
      <w:rFonts w:ascii="Arial" w:hAnsi="Arial" w:cs="Arial"/>
      <w:i/>
      <w:iCs/>
      <w:color w:val="2E74B5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9808B1"/>
    <w:rPr>
      <w:b/>
      <w:bCs/>
      <w:smallCaps/>
      <w:color w:val="2E74B5" w:themeColor="accent1" w:themeShade="BF"/>
      <w:spacing w:val="5"/>
    </w:rPr>
  </w:style>
  <w:style w:type="character" w:styleId="Mentionnonrsolue">
    <w:name w:val="Unresolved Mention"/>
    <w:basedOn w:val="Policepardfaut"/>
    <w:uiPriority w:val="99"/>
    <w:semiHidden/>
    <w:unhideWhenUsed/>
    <w:rsid w:val="009808B1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9808B1"/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8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earning.sap.com/courses/business-processes-in-sap-s-4hana-sourcing-procurement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cbg-guinee.com" TargetMode="External"/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image" Target="media/image13.jpe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01CCD1511BB04BAB9E31729B60BB3F" ma:contentTypeVersion="1" ma:contentTypeDescription="Create a new document." ma:contentTypeScope="" ma:versionID="5872a161e53a81397e9657f5d258fba2">
  <xsd:schema xmlns:xsd="http://www.w3.org/2001/XMLSchema" xmlns:xs="http://www.w3.org/2001/XMLSchema" xmlns:p="http://schemas.microsoft.com/office/2006/metadata/properties" xmlns:ns3="b775c54d-da94-494f-a746-d197fa159da9" targetNamespace="http://schemas.microsoft.com/office/2006/metadata/properties" ma:root="true" ma:fieldsID="4a67414b683418c5cff303c732e7bc16" ns3:_="">
    <xsd:import namespace="b775c54d-da94-494f-a746-d197fa159da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5c54d-da94-494f-a746-d197fa159da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3B1EFE-B77E-4837-ADDB-E03D38C59D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8E6A08-4EAB-4DCE-9A04-F8B881D36732}">
  <ds:schemaRefs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b775c54d-da94-494f-a746-d197fa159da9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484EDC5-3EC8-44F0-BBE0-3FCD450ED8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1E0DB8-C49B-4EFE-A4DA-B4877BDEAA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75c54d-da94-494f-a746-d197fa159d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CBG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Diakité, Mohamed Ashour</dc:creator>
  <cp:keywords/>
  <dc:description/>
  <cp:lastModifiedBy>Diakité, Mohamed Ashour</cp:lastModifiedBy>
  <cp:revision>2</cp:revision>
  <cp:lastPrinted>2025-01-31T13:38:00Z</cp:lastPrinted>
  <dcterms:created xsi:type="dcterms:W3CDTF">2026-02-18T14:03:00Z</dcterms:created>
  <dcterms:modified xsi:type="dcterms:W3CDTF">2026-02-18T14:03:00Z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0x0101002301CCD1511BB04BAB9E31729B60BB3F</vt:lpwstr>
  </property>
</Properties>
</file>